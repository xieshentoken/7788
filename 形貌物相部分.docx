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A33" w:rsidRPr="00D85B80" w:rsidRDefault="00066A33" w:rsidP="00066A33">
      <w:pPr>
        <w:pStyle w:val="2"/>
        <w:rPr>
          <w:rStyle w:val="shorttext"/>
          <w:rFonts w:ascii="Times New Roman" w:hAnsi="Times New Roman" w:cs="Times New Roman"/>
          <w:szCs w:val="28"/>
          <w:lang w:val="en"/>
        </w:rPr>
      </w:pPr>
      <w:r w:rsidRPr="00D85B80">
        <w:rPr>
          <w:rStyle w:val="shorttext"/>
          <w:rFonts w:ascii="Times New Roman" w:hAnsi="Times New Roman" w:cs="Times New Roman"/>
          <w:szCs w:val="28"/>
          <w:lang w:val="en"/>
        </w:rPr>
        <w:t>Results and Discussion</w:t>
      </w:r>
    </w:p>
    <w:p w:rsidR="00E00CEE" w:rsidRPr="00A857F7" w:rsidRDefault="00673982" w:rsidP="00A5701F">
      <w:pPr>
        <w:autoSpaceDE w:val="0"/>
        <w:autoSpaceDN w:val="0"/>
        <w:adjustRightInd w:val="0"/>
        <w:spacing w:line="360" w:lineRule="auto"/>
        <w:ind w:firstLineChars="200" w:firstLine="480"/>
        <w:rPr>
          <w:ins w:id="0" w:author="Zou Rujia" w:date="2019-03-22T17:19:00Z"/>
          <w:kern w:val="0"/>
        </w:rPr>
      </w:pPr>
      <w:ins w:id="1" w:author="Zou Rujia" w:date="2019-03-22T15:16:00Z">
        <w:r w:rsidRPr="00A857F7">
          <w:rPr>
            <w:rStyle w:val="shorttext"/>
            <w:lang w:val="en"/>
          </w:rPr>
          <w:t>S-doped</w:t>
        </w:r>
        <w:r w:rsidRPr="00A857F7">
          <w:rPr>
            <w:rFonts w:eastAsia="ScalaSansLF-Bold"/>
            <w:bCs/>
            <w:kern w:val="0"/>
          </w:rPr>
          <w:t xml:space="preserve"> Nb</w:t>
        </w:r>
        <w:r w:rsidRPr="00A857F7">
          <w:rPr>
            <w:rFonts w:eastAsia="ScalaSansLF-Bold"/>
            <w:bCs/>
            <w:kern w:val="0"/>
            <w:vertAlign w:val="subscript"/>
          </w:rPr>
          <w:t>2</w:t>
        </w:r>
        <w:r w:rsidRPr="00A857F7">
          <w:rPr>
            <w:rFonts w:eastAsia="ScalaSansLF-Bold"/>
            <w:bCs/>
            <w:kern w:val="0"/>
          </w:rPr>
          <w:t>O</w:t>
        </w:r>
        <w:r w:rsidRPr="00A857F7">
          <w:rPr>
            <w:rFonts w:eastAsia="ScalaSansLF-Bold"/>
            <w:bCs/>
            <w:kern w:val="0"/>
            <w:vertAlign w:val="subscript"/>
          </w:rPr>
          <w:t>5</w:t>
        </w:r>
      </w:ins>
      <w:ins w:id="2" w:author="Zou Rujia" w:date="2019-03-22T15:31:00Z">
        <w:r w:rsidR="003C4FE2" w:rsidRPr="00A857F7">
          <w:rPr>
            <w:rFonts w:eastAsia="ScalaSansLF-Bold"/>
            <w:bCs/>
            <w:kern w:val="0"/>
          </w:rPr>
          <w:t>@</w:t>
        </w:r>
      </w:ins>
      <w:ins w:id="3" w:author="Zou Rujia" w:date="2019-03-22T15:16:00Z">
        <w:r w:rsidRPr="00A857F7">
          <w:rPr>
            <w:rFonts w:eastAsia="ScalaSansLF-Bold"/>
            <w:bCs/>
            <w:kern w:val="0"/>
          </w:rPr>
          <w:t>rGO</w:t>
        </w:r>
        <w:r w:rsidRPr="00A857F7">
          <w:t xml:space="preserve"> </w:t>
        </w:r>
      </w:ins>
      <w:ins w:id="4" w:author="Zou Rujia" w:date="2019-03-22T15:31:00Z">
        <w:r w:rsidR="003C4FE2" w:rsidRPr="00A857F7">
          <w:t>(</w:t>
        </w:r>
        <w:r w:rsidR="003C4FE2" w:rsidRPr="00A857F7">
          <w:rPr>
            <w:rFonts w:eastAsia="ScalaSansLF-Bold"/>
            <w:bCs/>
            <w:kern w:val="0"/>
          </w:rPr>
          <w:t>S-Nb</w:t>
        </w:r>
        <w:r w:rsidR="003C4FE2" w:rsidRPr="00A857F7">
          <w:rPr>
            <w:rFonts w:eastAsia="ScalaSansLF-Bold"/>
            <w:bCs/>
            <w:kern w:val="0"/>
            <w:vertAlign w:val="subscript"/>
          </w:rPr>
          <w:t>2</w:t>
        </w:r>
        <w:r w:rsidR="003C4FE2" w:rsidRPr="00A857F7">
          <w:rPr>
            <w:rFonts w:eastAsia="ScalaSansLF-Bold"/>
            <w:bCs/>
            <w:kern w:val="0"/>
          </w:rPr>
          <w:t>O</w:t>
        </w:r>
        <w:r w:rsidR="003C4FE2" w:rsidRPr="00A857F7">
          <w:rPr>
            <w:rFonts w:eastAsia="ScalaSansLF-Bold"/>
            <w:bCs/>
            <w:kern w:val="0"/>
            <w:vertAlign w:val="subscript"/>
          </w:rPr>
          <w:t>5</w:t>
        </w:r>
        <w:r w:rsidR="003C4FE2" w:rsidRPr="00A857F7">
          <w:rPr>
            <w:rFonts w:eastAsia="ScalaSansLF-Bold"/>
            <w:bCs/>
            <w:kern w:val="0"/>
          </w:rPr>
          <w:t>@rGO</w:t>
        </w:r>
        <w:r w:rsidR="003C4FE2" w:rsidRPr="00A857F7">
          <w:t xml:space="preserve">) </w:t>
        </w:r>
      </w:ins>
      <w:ins w:id="5" w:author="Zou Rujia" w:date="2019-03-22T15:16:00Z">
        <w:r w:rsidRPr="00A857F7">
          <w:rPr>
            <w:rFonts w:eastAsia="ScalaSansLF-Bold"/>
            <w:bCs/>
            <w:kern w:val="0"/>
          </w:rPr>
          <w:t>composite</w:t>
        </w:r>
      </w:ins>
      <w:ins w:id="6" w:author="Zou Rujia" w:date="2019-03-22T15:18:00Z">
        <w:r w:rsidR="002C1E57" w:rsidRPr="00A857F7">
          <w:t xml:space="preserve"> </w:t>
        </w:r>
        <w:r w:rsidR="002C1E57" w:rsidRPr="00A857F7">
          <w:rPr>
            <w:rFonts w:eastAsia="ScalaSansLF-Bold"/>
            <w:bCs/>
            <w:kern w:val="0"/>
          </w:rPr>
          <w:t xml:space="preserve">is synthesized by </w:t>
        </w:r>
      </w:ins>
      <w:ins w:id="7" w:author="Zou Rujia" w:date="2019-03-24T13:11:00Z">
        <w:r w:rsidR="00AC6A46" w:rsidRPr="00C86605">
          <w:rPr>
            <w:color w:val="222222"/>
            <w:spacing w:val="3"/>
            <w:shd w:val="clear" w:color="auto" w:fill="FFFFFF"/>
          </w:rPr>
          <w:t xml:space="preserve">manipulating the oxidizing ability of </w:t>
        </w:r>
        <w:r w:rsidR="00AC6A46" w:rsidRPr="00045242">
          <w:rPr>
            <w:rFonts w:eastAsia="ScalaSansLF-Bold"/>
            <w:bCs/>
            <w:strike/>
            <w:kern w:val="0"/>
            <w:rPrChange w:id="8" w:author="hezhiqiangqaq@icloud.com" w:date="2019-03-24T19:04:00Z">
              <w:rPr>
                <w:rFonts w:eastAsia="ScalaSansLF-Bold"/>
                <w:bCs/>
                <w:kern w:val="0"/>
              </w:rPr>
            </w:rPrChange>
          </w:rPr>
          <w:t>r</w:t>
        </w:r>
        <w:r w:rsidR="00AC6A46" w:rsidRPr="00A857F7">
          <w:rPr>
            <w:rFonts w:eastAsia="ScalaSansLF-Bold"/>
            <w:bCs/>
            <w:kern w:val="0"/>
          </w:rPr>
          <w:t>GO</w:t>
        </w:r>
        <w:r w:rsidR="00AC6A46" w:rsidRPr="00C86605">
          <w:rPr>
            <w:color w:val="222222"/>
            <w:spacing w:val="3"/>
            <w:shd w:val="clear" w:color="auto" w:fill="FFFFFF"/>
          </w:rPr>
          <w:t xml:space="preserve"> surface</w:t>
        </w:r>
        <w:r w:rsidR="00AC6A46" w:rsidRPr="00A857F7">
          <w:rPr>
            <w:rFonts w:eastAsia="ScalaSansLF-Bold"/>
            <w:bCs/>
            <w:kern w:val="0"/>
          </w:rPr>
          <w:t xml:space="preserve"> </w:t>
        </w:r>
      </w:ins>
      <w:ins w:id="9" w:author="Zou Rujia" w:date="2019-03-22T15:27:00Z">
        <w:r w:rsidR="003C4FE2" w:rsidRPr="00A857F7">
          <w:rPr>
            <w:color w:val="222222"/>
            <w:spacing w:val="3"/>
            <w:shd w:val="clear" w:color="auto" w:fill="FFFFFF"/>
            <w:rPrChange w:id="10" w:author="Zou Rujia" w:date="2019-03-22T17:54:00Z">
              <w:rPr>
                <w:rFonts w:ascii="Times" w:hAnsi="Times" w:cs="Times"/>
                <w:color w:val="222222"/>
                <w:spacing w:val="3"/>
                <w:sz w:val="26"/>
                <w:szCs w:val="26"/>
                <w:shd w:val="clear" w:color="auto" w:fill="FFFFFF"/>
              </w:rPr>
            </w:rPrChange>
          </w:rPr>
          <w:t xml:space="preserve">to control the nucleation and growth of the </w:t>
        </w:r>
      </w:ins>
      <w:ins w:id="11" w:author="Zou Rujia" w:date="2019-03-22T15:28:00Z">
        <w:r w:rsidR="003C4FE2" w:rsidRPr="00A857F7">
          <w:rPr>
            <w:rFonts w:eastAsia="ScalaSansLF-Bold"/>
            <w:bCs/>
            <w:kern w:val="0"/>
          </w:rPr>
          <w:t>Nb</w:t>
        </w:r>
        <w:r w:rsidR="003C4FE2" w:rsidRPr="00A857F7">
          <w:rPr>
            <w:rFonts w:eastAsia="ScalaSansLF-Bold"/>
            <w:bCs/>
            <w:kern w:val="0"/>
            <w:vertAlign w:val="subscript"/>
          </w:rPr>
          <w:t>2</w:t>
        </w:r>
        <w:r w:rsidR="003C4FE2" w:rsidRPr="00A857F7">
          <w:rPr>
            <w:rFonts w:eastAsia="ScalaSansLF-Bold"/>
            <w:bCs/>
            <w:kern w:val="0"/>
          </w:rPr>
          <w:t>O</w:t>
        </w:r>
        <w:r w:rsidR="003C4FE2" w:rsidRPr="00A857F7">
          <w:rPr>
            <w:rFonts w:eastAsia="ScalaSansLF-Bold"/>
            <w:bCs/>
            <w:kern w:val="0"/>
            <w:vertAlign w:val="subscript"/>
          </w:rPr>
          <w:t>5</w:t>
        </w:r>
      </w:ins>
      <w:ins w:id="12" w:author="Zou Rujia" w:date="2019-03-22T15:27:00Z">
        <w:r w:rsidR="003C4FE2" w:rsidRPr="00A857F7">
          <w:rPr>
            <w:color w:val="222222"/>
            <w:spacing w:val="3"/>
            <w:shd w:val="clear" w:color="auto" w:fill="FFFFFF"/>
            <w:rPrChange w:id="13" w:author="Zou Rujia" w:date="2019-03-22T17:54:00Z">
              <w:rPr>
                <w:rFonts w:ascii="Times" w:hAnsi="Times" w:cs="Times"/>
                <w:color w:val="222222"/>
                <w:spacing w:val="3"/>
                <w:sz w:val="26"/>
                <w:szCs w:val="26"/>
                <w:shd w:val="clear" w:color="auto" w:fill="FFFFFF"/>
              </w:rPr>
            </w:rPrChange>
          </w:rPr>
          <w:t xml:space="preserve"> </w:t>
        </w:r>
      </w:ins>
      <w:ins w:id="14" w:author="Zou Rujia" w:date="2019-03-24T13:09:00Z">
        <w:r w:rsidR="00C37936">
          <w:rPr>
            <w:color w:val="222222"/>
            <w:spacing w:val="3"/>
            <w:shd w:val="clear" w:color="auto" w:fill="FFFFFF"/>
          </w:rPr>
          <w:t>for</w:t>
        </w:r>
      </w:ins>
      <w:ins w:id="15" w:author="Zou Rujia" w:date="2019-03-24T13:12:00Z">
        <w:r w:rsidR="00AC6A46">
          <w:rPr>
            <w:color w:val="222222"/>
            <w:spacing w:val="3"/>
            <w:shd w:val="clear" w:color="auto" w:fill="FFFFFF"/>
          </w:rPr>
          <w:t>m</w:t>
        </w:r>
      </w:ins>
      <w:ins w:id="16" w:author="Zou Rujia" w:date="2019-03-22T15:27:00Z">
        <w:r w:rsidR="003C4FE2" w:rsidRPr="00A857F7">
          <w:rPr>
            <w:color w:val="222222"/>
            <w:spacing w:val="3"/>
            <w:shd w:val="clear" w:color="auto" w:fill="FFFFFF"/>
            <w:rPrChange w:id="17" w:author="Zou Rujia" w:date="2019-03-22T17:54:00Z">
              <w:rPr>
                <w:rFonts w:ascii="Times" w:hAnsi="Times" w:cs="Times"/>
                <w:color w:val="222222"/>
                <w:spacing w:val="3"/>
                <w:sz w:val="26"/>
                <w:szCs w:val="26"/>
                <w:shd w:val="clear" w:color="auto" w:fill="FFFFFF"/>
              </w:rPr>
            </w:rPrChange>
          </w:rPr>
          <w:t xml:space="preserve"> </w:t>
        </w:r>
      </w:ins>
      <w:ins w:id="18" w:author="Zou Rujia" w:date="2019-03-22T15:35:00Z">
        <w:r w:rsidR="00B7403E" w:rsidRPr="00A857F7">
          <w:rPr>
            <w:rStyle w:val="shorttext"/>
            <w:lang w:val="en"/>
          </w:rPr>
          <w:t xml:space="preserve">conversion </w:t>
        </w:r>
      </w:ins>
      <w:bookmarkStart w:id="19" w:name="OLE_LINK10"/>
      <w:bookmarkStart w:id="20" w:name="OLE_LINK11"/>
      <w:ins w:id="21" w:author="Zou Rujia" w:date="2019-03-22T15:36:00Z">
        <w:r w:rsidR="00B7403E" w:rsidRPr="00A857F7">
          <w:rPr>
            <w:kern w:val="0"/>
          </w:rPr>
          <w:t>NbS</w:t>
        </w:r>
      </w:ins>
      <w:bookmarkEnd w:id="19"/>
      <w:bookmarkEnd w:id="20"/>
      <w:ins w:id="22" w:author="Zou Rujia" w:date="2019-03-22T15:40:00Z">
        <w:r w:rsidR="00C65B45" w:rsidRPr="00A857F7">
          <w:rPr>
            <w:kern w:val="0"/>
            <w:vertAlign w:val="subscript"/>
          </w:rPr>
          <w:t>x</w:t>
        </w:r>
      </w:ins>
      <w:ins w:id="23" w:author="Zou Rujia" w:date="2019-03-22T15:19:00Z">
        <w:r w:rsidR="002C1E57" w:rsidRPr="00A857F7">
          <w:rPr>
            <w:rFonts w:eastAsia="ScalaSansLF-Bold"/>
            <w:bCs/>
            <w:kern w:val="0"/>
          </w:rPr>
          <w:t>.</w:t>
        </w:r>
      </w:ins>
      <w:ins w:id="24" w:author="Zou Rujia" w:date="2019-03-22T15:16:00Z">
        <w:r w:rsidRPr="00A857F7">
          <w:rPr>
            <w:rFonts w:eastAsia="ScalaSansLF-Bold"/>
            <w:bCs/>
            <w:kern w:val="0"/>
          </w:rPr>
          <w:t xml:space="preserve"> </w:t>
        </w:r>
      </w:ins>
      <w:ins w:id="25" w:author="Zou Rujia" w:date="2019-03-22T15:15:00Z">
        <w:r w:rsidR="00432A35" w:rsidRPr="00A857F7">
          <w:rPr>
            <w:kern w:val="0"/>
          </w:rPr>
          <w:t>T</w:t>
        </w:r>
      </w:ins>
      <w:ins w:id="26" w:author="Zou Rujia" w:date="2019-03-21T16:41:00Z">
        <w:r w:rsidR="007C24F7" w:rsidRPr="00A857F7">
          <w:rPr>
            <w:kern w:val="0"/>
          </w:rPr>
          <w:t xml:space="preserve">he crystalline structure </w:t>
        </w:r>
      </w:ins>
      <w:del w:id="27" w:author="Zou Rujia" w:date="2019-03-21T16:34:00Z">
        <w:r w:rsidR="007C24F7" w:rsidRPr="00A857F7" w:rsidDel="00F20322">
          <w:rPr>
            <w:kern w:val="0"/>
          </w:rPr>
          <w:delText>To investigate</w:delText>
        </w:r>
      </w:del>
      <w:r w:rsidR="007C24F7" w:rsidRPr="00A857F7">
        <w:rPr>
          <w:kern w:val="0"/>
        </w:rPr>
        <w:t xml:space="preserve"> </w:t>
      </w:r>
      <w:del w:id="28" w:author="Zou Rujia" w:date="2019-03-21T16:41:00Z">
        <w:r w:rsidR="007C24F7" w:rsidRPr="00A857F7" w:rsidDel="00C14E44">
          <w:rPr>
            <w:kern w:val="0"/>
          </w:rPr>
          <w:delText xml:space="preserve">the crystalline structure </w:delText>
        </w:r>
      </w:del>
      <w:r w:rsidR="007C24F7" w:rsidRPr="00A857F7">
        <w:rPr>
          <w:kern w:val="0"/>
        </w:rPr>
        <w:t xml:space="preserve">of </w:t>
      </w:r>
      <w:ins w:id="29" w:author="Zou Rujia" w:date="2019-03-24T13:14:00Z">
        <w:r w:rsidR="00AC6A46" w:rsidRPr="00AC6A46">
          <w:rPr>
            <w:kern w:val="0"/>
          </w:rPr>
          <w:t xml:space="preserve">as-synthesized </w:t>
        </w:r>
      </w:ins>
      <w:del w:id="30" w:author="Zou Rujia" w:date="2019-03-24T13:14:00Z">
        <w:r w:rsidR="007C24F7" w:rsidRPr="00A857F7" w:rsidDel="00AC6A46">
          <w:rPr>
            <w:rFonts w:eastAsia="ScalaSansLF-Bold"/>
            <w:bCs/>
            <w:kern w:val="0"/>
          </w:rPr>
          <w:delText>S-Nb</w:delText>
        </w:r>
        <w:r w:rsidR="007C24F7" w:rsidRPr="00A857F7" w:rsidDel="00AC6A46">
          <w:rPr>
            <w:rFonts w:eastAsia="ScalaSansLF-Bold"/>
            <w:bCs/>
            <w:kern w:val="0"/>
            <w:vertAlign w:val="subscript"/>
          </w:rPr>
          <w:delText>2</w:delText>
        </w:r>
        <w:r w:rsidR="007C24F7" w:rsidRPr="00A857F7" w:rsidDel="00AC6A46">
          <w:rPr>
            <w:rFonts w:eastAsia="ScalaSansLF-Bold"/>
            <w:bCs/>
            <w:kern w:val="0"/>
          </w:rPr>
          <w:delText>O</w:delText>
        </w:r>
        <w:r w:rsidR="007C24F7" w:rsidRPr="00A857F7" w:rsidDel="00AC6A46">
          <w:rPr>
            <w:rFonts w:eastAsia="ScalaSansLF-Bold"/>
            <w:bCs/>
            <w:kern w:val="0"/>
            <w:vertAlign w:val="subscript"/>
          </w:rPr>
          <w:delText>5</w:delText>
        </w:r>
        <w:r w:rsidR="007C24F7" w:rsidRPr="00A857F7" w:rsidDel="00AC6A46">
          <w:rPr>
            <w:rFonts w:eastAsia="ScalaSansLF-Bold"/>
            <w:bCs/>
            <w:kern w:val="0"/>
          </w:rPr>
          <w:delText>@rGO</w:delText>
        </w:r>
      </w:del>
      <w:ins w:id="31" w:author="Zou Rujia" w:date="2019-03-21T16:34:00Z">
        <w:r w:rsidR="007C24F7" w:rsidRPr="00A857F7">
          <w:rPr>
            <w:bCs/>
          </w:rPr>
          <w:t>composite</w:t>
        </w:r>
      </w:ins>
      <w:del w:id="32" w:author="Zou Rujia" w:date="2019-03-22T17:51:00Z">
        <w:r w:rsidR="007C24F7" w:rsidRPr="00A857F7" w:rsidDel="00161D3A">
          <w:rPr>
            <w:kern w:val="0"/>
          </w:rPr>
          <w:delText>, X-ray diffraction (XRD)</w:delText>
        </w:r>
      </w:del>
      <w:del w:id="33" w:author="Zou Rujia" w:date="2019-03-22T17:42:00Z">
        <w:r w:rsidR="007C24F7" w:rsidRPr="00A857F7" w:rsidDel="00C90C09">
          <w:rPr>
            <w:kern w:val="0"/>
          </w:rPr>
          <w:delText xml:space="preserve"> </w:delText>
        </w:r>
      </w:del>
      <w:ins w:id="34" w:author="Zou Rujia" w:date="2019-03-21T16:41:00Z">
        <w:r w:rsidR="007C24F7" w:rsidRPr="00A857F7">
          <w:rPr>
            <w:kern w:val="0"/>
          </w:rPr>
          <w:t xml:space="preserve"> </w:t>
        </w:r>
      </w:ins>
      <w:ins w:id="35" w:author="Zou Rujia" w:date="2019-03-22T17:42:00Z">
        <w:r w:rsidR="00C90C09" w:rsidRPr="00A857F7">
          <w:rPr>
            <w:kern w:val="0"/>
          </w:rPr>
          <w:t xml:space="preserve">is </w:t>
        </w:r>
      </w:ins>
      <w:ins w:id="36" w:author="Zou Rujia" w:date="2019-03-21T16:41:00Z">
        <w:r w:rsidR="007C24F7" w:rsidRPr="00A857F7">
          <w:rPr>
            <w:kern w:val="0"/>
          </w:rPr>
          <w:t>carried out</w:t>
        </w:r>
      </w:ins>
      <w:ins w:id="37" w:author="Zou Rujia" w:date="2019-03-22T17:52:00Z">
        <w:r w:rsidR="00161D3A" w:rsidRPr="00A857F7">
          <w:rPr>
            <w:kern w:val="0"/>
          </w:rPr>
          <w:t xml:space="preserve"> by </w:t>
        </w:r>
      </w:ins>
      <w:ins w:id="38" w:author="Zou Rujia" w:date="2019-03-22T17:51:00Z">
        <w:r w:rsidR="00161D3A" w:rsidRPr="00A857F7">
          <w:rPr>
            <w:kern w:val="0"/>
          </w:rPr>
          <w:t>X-ray diffraction (XRD)</w:t>
        </w:r>
      </w:ins>
      <w:ins w:id="39" w:author="Zou Rujia" w:date="2019-03-22T17:52:00Z">
        <w:r w:rsidR="00161D3A" w:rsidRPr="00A857F7">
          <w:rPr>
            <w:kern w:val="0"/>
          </w:rPr>
          <w:t xml:space="preserve"> measurement</w:t>
        </w:r>
      </w:ins>
      <w:ins w:id="40" w:author="Zou Rujia" w:date="2019-03-21T16:41:00Z">
        <w:r w:rsidR="007C24F7" w:rsidRPr="00A857F7">
          <w:rPr>
            <w:kern w:val="0"/>
          </w:rPr>
          <w:t xml:space="preserve">, as </w:t>
        </w:r>
      </w:ins>
      <w:del w:id="41" w:author="Zou Rujia" w:date="2019-03-21T16:41:00Z">
        <w:r w:rsidR="007C24F7" w:rsidRPr="00A857F7" w:rsidDel="00C14E44">
          <w:rPr>
            <w:kern w:val="0"/>
          </w:rPr>
          <w:delText>pattern was</w:delText>
        </w:r>
      </w:del>
      <w:r w:rsidR="007C24F7" w:rsidRPr="00A857F7">
        <w:rPr>
          <w:kern w:val="0"/>
        </w:rPr>
        <w:t xml:space="preserve"> shown in </w:t>
      </w:r>
      <w:r w:rsidR="007C24F7" w:rsidRPr="00A857F7">
        <w:rPr>
          <w:b/>
          <w:kern w:val="0"/>
        </w:rPr>
        <w:fldChar w:fldCharType="begin"/>
      </w:r>
      <w:r w:rsidR="007C24F7" w:rsidRPr="00A857F7">
        <w:rPr>
          <w:kern w:val="0"/>
        </w:rPr>
        <w:instrText xml:space="preserve"> REF _Ref2608461 \h </w:instrText>
      </w:r>
      <w:r w:rsidR="007C24F7" w:rsidRPr="00A857F7">
        <w:rPr>
          <w:b/>
          <w:kern w:val="0"/>
        </w:rPr>
        <w:instrText xml:space="preserve"> \* MERGEFORMAT </w:instrText>
      </w:r>
      <w:r w:rsidR="007C24F7" w:rsidRPr="00A857F7">
        <w:rPr>
          <w:b/>
          <w:kern w:val="0"/>
        </w:rPr>
      </w:r>
      <w:r w:rsidR="007C24F7" w:rsidRPr="00A857F7">
        <w:rPr>
          <w:b/>
          <w:kern w:val="0"/>
          <w:rPrChange w:id="42" w:author="Zou Rujia" w:date="2019-03-22T17:54:00Z">
            <w:rPr>
              <w:b/>
              <w:kern w:val="0"/>
            </w:rPr>
          </w:rPrChange>
        </w:rPr>
        <w:fldChar w:fldCharType="separate"/>
      </w:r>
      <w:r w:rsidR="007C24F7" w:rsidRPr="00A857F7">
        <w:rPr>
          <w:b/>
        </w:rPr>
        <w:t xml:space="preserve">Figure </w:t>
      </w:r>
      <w:del w:id="43" w:author="Zou Rujia" w:date="2019-03-22T17:51:00Z">
        <w:r w:rsidR="007C24F7" w:rsidRPr="00A857F7" w:rsidDel="00161D3A">
          <w:rPr>
            <w:b/>
            <w:noProof/>
          </w:rPr>
          <w:delText>2</w:delText>
        </w:r>
      </w:del>
      <w:ins w:id="44" w:author="Zou Rujia" w:date="2019-03-22T17:51:00Z">
        <w:r w:rsidR="00161D3A" w:rsidRPr="00A857F7">
          <w:rPr>
            <w:b/>
            <w:noProof/>
          </w:rPr>
          <w:t>1</w:t>
        </w:r>
      </w:ins>
      <w:r w:rsidR="007C24F7" w:rsidRPr="00A857F7">
        <w:rPr>
          <w:b/>
          <w:kern w:val="0"/>
        </w:rPr>
        <w:fldChar w:fldCharType="end"/>
      </w:r>
      <w:del w:id="45" w:author="Zou Rujia" w:date="2019-03-21T16:41:00Z">
        <w:r w:rsidR="007C24F7" w:rsidRPr="00A857F7" w:rsidDel="00C14E44">
          <w:rPr>
            <w:b/>
            <w:kern w:val="0"/>
          </w:rPr>
          <w:delText>a</w:delText>
        </w:r>
      </w:del>
      <w:r w:rsidR="007C24F7" w:rsidRPr="00A857F7">
        <w:rPr>
          <w:kern w:val="0"/>
        </w:rPr>
        <w:t xml:space="preserve">. </w:t>
      </w:r>
      <w:ins w:id="46" w:author="Zou Rujia" w:date="2019-03-21T17:02:00Z">
        <w:r w:rsidR="007C24F7" w:rsidRPr="00A857F7">
          <w:rPr>
            <w:kern w:val="0"/>
          </w:rPr>
          <w:t xml:space="preserve">Figure </w:t>
        </w:r>
      </w:ins>
      <w:ins w:id="47" w:author="Zou Rujia" w:date="2019-03-22T17:51:00Z">
        <w:r w:rsidR="00161D3A" w:rsidRPr="00A857F7">
          <w:rPr>
            <w:kern w:val="0"/>
          </w:rPr>
          <w:t>1</w:t>
        </w:r>
      </w:ins>
      <w:ins w:id="48" w:author="Zou Rujia" w:date="2019-03-21T17:02:00Z">
        <w:r w:rsidR="007C24F7" w:rsidRPr="00A857F7">
          <w:rPr>
            <w:kern w:val="0"/>
          </w:rPr>
          <w:t xml:space="preserve">a shows XRD pattern of </w:t>
        </w:r>
      </w:ins>
      <w:bookmarkStart w:id="49" w:name="OLE_LINK20"/>
      <w:ins w:id="50" w:author="Zou Rujia" w:date="2019-03-22T16:52:00Z">
        <w:r w:rsidR="009A0DBD" w:rsidRPr="00A857F7">
          <w:rPr>
            <w:kern w:val="0"/>
          </w:rPr>
          <w:t>NbS</w:t>
        </w:r>
        <w:r w:rsidR="009A0DBD" w:rsidRPr="00A857F7">
          <w:rPr>
            <w:kern w:val="0"/>
            <w:vertAlign w:val="subscript"/>
          </w:rPr>
          <w:t>x</w:t>
        </w:r>
        <w:bookmarkEnd w:id="49"/>
        <w:r w:rsidR="009A0DBD" w:rsidRPr="00A857F7">
          <w:rPr>
            <w:rFonts w:eastAsia="ScalaSansLF-Bold"/>
            <w:bCs/>
            <w:kern w:val="0"/>
          </w:rPr>
          <w:t>@GO</w:t>
        </w:r>
      </w:ins>
      <w:ins w:id="51" w:author="Zou Rujia" w:date="2019-03-21T17:03:00Z">
        <w:r w:rsidR="007C24F7" w:rsidRPr="00A857F7">
          <w:rPr>
            <w:kern w:val="0"/>
          </w:rPr>
          <w:t xml:space="preserve">, </w:t>
        </w:r>
      </w:ins>
      <w:ins w:id="52" w:author="Zou Rujia" w:date="2019-03-22T16:52:00Z">
        <w:r w:rsidR="009A0DBD" w:rsidRPr="00A857F7">
          <w:rPr>
            <w:kern w:val="0"/>
          </w:rPr>
          <w:t>NbS</w:t>
        </w:r>
        <w:r w:rsidR="009A0DBD" w:rsidRPr="00A857F7">
          <w:rPr>
            <w:kern w:val="0"/>
            <w:vertAlign w:val="subscript"/>
          </w:rPr>
          <w:t>x</w:t>
        </w:r>
        <w:r w:rsidR="009A0DBD" w:rsidRPr="00A857F7">
          <w:rPr>
            <w:rFonts w:eastAsia="ScalaSansLF-Bold"/>
            <w:bCs/>
            <w:kern w:val="0"/>
          </w:rPr>
          <w:t>@GO</w:t>
        </w:r>
      </w:ins>
      <w:ins w:id="53" w:author="Zou Rujia" w:date="2019-03-21T17:03:00Z">
        <w:r w:rsidR="007C24F7" w:rsidRPr="00A857F7">
          <w:rPr>
            <w:kern w:val="0"/>
          </w:rPr>
          <w:t xml:space="preserve">-3 and </w:t>
        </w:r>
        <w:r w:rsidR="007C24F7" w:rsidRPr="00A857F7">
          <w:rPr>
            <w:rFonts w:eastAsia="ScalaSansLF-Bold"/>
            <w:bCs/>
            <w:kern w:val="0"/>
          </w:rPr>
          <w:t>S-Nb</w:t>
        </w:r>
        <w:r w:rsidR="007C24F7" w:rsidRPr="00A857F7">
          <w:rPr>
            <w:rFonts w:eastAsia="ScalaSansLF-Bold"/>
            <w:bCs/>
            <w:kern w:val="0"/>
            <w:vertAlign w:val="subscript"/>
          </w:rPr>
          <w:t>2</w:t>
        </w:r>
        <w:r w:rsidR="007C24F7" w:rsidRPr="00A857F7">
          <w:rPr>
            <w:rFonts w:eastAsia="ScalaSansLF-Bold"/>
            <w:bCs/>
            <w:kern w:val="0"/>
          </w:rPr>
          <w:t>O</w:t>
        </w:r>
        <w:r w:rsidR="007C24F7" w:rsidRPr="00A857F7">
          <w:rPr>
            <w:rFonts w:eastAsia="ScalaSansLF-Bold"/>
            <w:bCs/>
            <w:kern w:val="0"/>
            <w:vertAlign w:val="subscript"/>
          </w:rPr>
          <w:t>5</w:t>
        </w:r>
        <w:r w:rsidR="007C24F7" w:rsidRPr="00A857F7">
          <w:rPr>
            <w:rFonts w:eastAsia="ScalaSansLF-Bold"/>
            <w:bCs/>
            <w:kern w:val="0"/>
          </w:rPr>
          <w:t>@rGO</w:t>
        </w:r>
        <w:r w:rsidR="007C24F7" w:rsidRPr="00A857F7">
          <w:rPr>
            <w:kern w:val="0"/>
          </w:rPr>
          <w:t xml:space="preserve">, </w:t>
        </w:r>
      </w:ins>
      <w:ins w:id="54" w:author="Zou Rujia" w:date="2019-03-21T17:02:00Z">
        <w:r w:rsidR="007C24F7" w:rsidRPr="00A857F7">
          <w:rPr>
            <w:kern w:val="0"/>
          </w:rPr>
          <w:t xml:space="preserve">and the standard diffractions of </w:t>
        </w:r>
      </w:ins>
      <w:ins w:id="55" w:author="Zou Rujia" w:date="2019-03-21T17:03:00Z">
        <w:r w:rsidR="007C24F7" w:rsidRPr="00A857F7">
          <w:rPr>
            <w:kern w:val="0"/>
          </w:rPr>
          <w:t>NbS</w:t>
        </w:r>
        <w:r w:rsidR="007C24F7" w:rsidRPr="00A857F7">
          <w:rPr>
            <w:kern w:val="0"/>
            <w:vertAlign w:val="subscript"/>
          </w:rPr>
          <w:t>2</w:t>
        </w:r>
      </w:ins>
      <w:ins w:id="56" w:author="Zou Rujia" w:date="2019-03-21T17:02:00Z">
        <w:r w:rsidR="007C24F7" w:rsidRPr="00A857F7">
          <w:rPr>
            <w:kern w:val="0"/>
          </w:rPr>
          <w:t xml:space="preserve"> (Joint Committee on Powder Diffraction Standards card</w:t>
        </w:r>
      </w:ins>
      <w:ins w:id="57" w:author="Zou Rujia" w:date="2019-03-21T17:04:00Z">
        <w:r w:rsidR="007C24F7" w:rsidRPr="00A857F7">
          <w:rPr>
            <w:kern w:val="0"/>
          </w:rPr>
          <w:t xml:space="preserve"> (JCPDS)</w:t>
        </w:r>
      </w:ins>
      <w:ins w:id="58" w:author="Zou Rujia" w:date="2019-03-21T17:02:00Z">
        <w:r w:rsidR="007C24F7" w:rsidRPr="00A857F7">
          <w:rPr>
            <w:kern w:val="0"/>
          </w:rPr>
          <w:t xml:space="preserve"> No. </w:t>
        </w:r>
      </w:ins>
      <w:ins w:id="59" w:author="Zou Rujia" w:date="2019-03-21T17:03:00Z">
        <w:r w:rsidR="007C24F7" w:rsidRPr="00A857F7">
          <w:rPr>
            <w:kern w:val="0"/>
          </w:rPr>
          <w:t>41-0980</w:t>
        </w:r>
      </w:ins>
      <w:ins w:id="60" w:author="Zou Rujia" w:date="2019-03-21T17:02:00Z">
        <w:r w:rsidR="007C24F7" w:rsidRPr="00A857F7">
          <w:rPr>
            <w:kern w:val="0"/>
          </w:rPr>
          <w:t xml:space="preserve">) and </w:t>
        </w:r>
      </w:ins>
      <w:ins w:id="61" w:author="Zou Rujia" w:date="2019-03-21T17:04:00Z">
        <w:r w:rsidR="007C24F7" w:rsidRPr="00A857F7">
          <w:rPr>
            <w:kern w:val="0"/>
          </w:rPr>
          <w:t>Nb</w:t>
        </w:r>
        <w:r w:rsidR="007C24F7" w:rsidRPr="00A857F7">
          <w:rPr>
            <w:kern w:val="0"/>
            <w:vertAlign w:val="subscript"/>
          </w:rPr>
          <w:t>2</w:t>
        </w:r>
        <w:r w:rsidR="007C24F7" w:rsidRPr="00A857F7">
          <w:rPr>
            <w:kern w:val="0"/>
          </w:rPr>
          <w:t>O</w:t>
        </w:r>
        <w:r w:rsidR="007C24F7" w:rsidRPr="00A857F7">
          <w:rPr>
            <w:kern w:val="0"/>
            <w:vertAlign w:val="subscript"/>
          </w:rPr>
          <w:t>5</w:t>
        </w:r>
        <w:r w:rsidR="007C24F7" w:rsidRPr="00A857F7">
          <w:rPr>
            <w:kern w:val="0"/>
          </w:rPr>
          <w:t xml:space="preserve"> </w:t>
        </w:r>
      </w:ins>
      <w:ins w:id="62" w:author="Zou Rujia" w:date="2019-03-21T17:02:00Z">
        <w:r w:rsidR="007C24F7" w:rsidRPr="00A857F7">
          <w:rPr>
            <w:kern w:val="0"/>
          </w:rPr>
          <w:t xml:space="preserve">(JCPDS No. </w:t>
        </w:r>
      </w:ins>
      <w:ins w:id="63" w:author="Zou Rujia" w:date="2019-03-21T17:04:00Z">
        <w:r w:rsidR="007C24F7" w:rsidRPr="00A857F7">
          <w:rPr>
            <w:kern w:val="0"/>
          </w:rPr>
          <w:t>27-1003</w:t>
        </w:r>
      </w:ins>
      <w:ins w:id="64" w:author="Zou Rujia" w:date="2019-03-21T17:02:00Z">
        <w:r w:rsidR="007C24F7" w:rsidRPr="00A857F7">
          <w:rPr>
            <w:kern w:val="0"/>
          </w:rPr>
          <w:t>)</w:t>
        </w:r>
      </w:ins>
      <w:ins w:id="65" w:author="Zou Rujia" w:date="2019-03-21T17:05:00Z">
        <w:r w:rsidR="007C24F7" w:rsidRPr="00A857F7">
          <w:rPr>
            <w:kern w:val="0"/>
          </w:rPr>
          <w:t xml:space="preserve">, </w:t>
        </w:r>
      </w:ins>
      <w:del w:id="66" w:author="Zou Rujia" w:date="2019-03-21T17:05:00Z">
        <w:r w:rsidR="007C24F7" w:rsidRPr="00A857F7" w:rsidDel="003F3C2C">
          <w:rPr>
            <w:kern w:val="0"/>
          </w:rPr>
          <w:delText>It includes the XRD pattern of NbS</w:delText>
        </w:r>
        <w:r w:rsidR="007C24F7" w:rsidRPr="00A857F7" w:rsidDel="003F3C2C">
          <w:rPr>
            <w:kern w:val="0"/>
            <w:vertAlign w:val="subscript"/>
          </w:rPr>
          <w:delText>2</w:delText>
        </w:r>
        <w:r w:rsidR="007C24F7" w:rsidRPr="00A857F7" w:rsidDel="003F3C2C">
          <w:rPr>
            <w:kern w:val="0"/>
          </w:rPr>
          <w:delText>@GO, NbS</w:delText>
        </w:r>
        <w:r w:rsidR="007C24F7" w:rsidRPr="00A857F7" w:rsidDel="003F3C2C">
          <w:rPr>
            <w:kern w:val="0"/>
            <w:vertAlign w:val="subscript"/>
          </w:rPr>
          <w:delText>2</w:delText>
        </w:r>
        <w:r w:rsidR="007C24F7" w:rsidRPr="00A857F7" w:rsidDel="003F3C2C">
          <w:rPr>
            <w:kern w:val="0"/>
          </w:rPr>
          <w:delText xml:space="preserve">@GO-3 and </w:delText>
        </w:r>
        <w:r w:rsidR="007C24F7" w:rsidRPr="00A857F7" w:rsidDel="003F3C2C">
          <w:rPr>
            <w:rFonts w:eastAsia="ScalaSansLF-Bold"/>
            <w:bCs/>
            <w:kern w:val="0"/>
          </w:rPr>
          <w:delText>S-Nb</w:delText>
        </w:r>
        <w:r w:rsidR="007C24F7" w:rsidRPr="00A857F7" w:rsidDel="003F3C2C">
          <w:rPr>
            <w:rFonts w:eastAsia="ScalaSansLF-Bold"/>
            <w:bCs/>
            <w:kern w:val="0"/>
            <w:vertAlign w:val="subscript"/>
          </w:rPr>
          <w:delText>2</w:delText>
        </w:r>
        <w:r w:rsidR="007C24F7" w:rsidRPr="00A857F7" w:rsidDel="003F3C2C">
          <w:rPr>
            <w:rFonts w:eastAsia="ScalaSansLF-Bold"/>
            <w:bCs/>
            <w:kern w:val="0"/>
          </w:rPr>
          <w:delText>O</w:delText>
        </w:r>
        <w:r w:rsidR="007C24F7" w:rsidRPr="00A857F7" w:rsidDel="003F3C2C">
          <w:rPr>
            <w:rFonts w:eastAsia="ScalaSansLF-Bold"/>
            <w:bCs/>
            <w:kern w:val="0"/>
            <w:vertAlign w:val="subscript"/>
          </w:rPr>
          <w:delText>5</w:delText>
        </w:r>
        <w:r w:rsidR="007C24F7" w:rsidRPr="00A857F7" w:rsidDel="003F3C2C">
          <w:rPr>
            <w:rFonts w:eastAsia="ScalaSansLF-Bold"/>
            <w:bCs/>
            <w:kern w:val="0"/>
          </w:rPr>
          <w:delText>@rGO</w:delText>
        </w:r>
        <w:r w:rsidR="007C24F7" w:rsidRPr="00A857F7" w:rsidDel="003F3C2C">
          <w:rPr>
            <w:kern w:val="0"/>
          </w:rPr>
          <w:delText>,</w:delText>
        </w:r>
      </w:del>
      <w:r w:rsidR="007C24F7" w:rsidRPr="00A857F7">
        <w:rPr>
          <w:kern w:val="0"/>
        </w:rPr>
        <w:t xml:space="preserve"> respectively. </w:t>
      </w:r>
      <w:ins w:id="67" w:author="Zou Rujia" w:date="2019-03-22T16:05:00Z">
        <w:r w:rsidR="00B04D9F" w:rsidRPr="00A857F7">
          <w:rPr>
            <w:kern w:val="0"/>
          </w:rPr>
          <w:t>Fig</w:t>
        </w:r>
      </w:ins>
      <w:ins w:id="68" w:author="Zou Rujia" w:date="2019-03-22T16:06:00Z">
        <w:r w:rsidR="00B04D9F" w:rsidRPr="00A857F7">
          <w:rPr>
            <w:kern w:val="0"/>
          </w:rPr>
          <w:t xml:space="preserve">ure </w:t>
        </w:r>
      </w:ins>
      <w:ins w:id="69" w:author="Zou Rujia" w:date="2019-03-22T17:51:00Z">
        <w:r w:rsidR="00161D3A" w:rsidRPr="00A857F7">
          <w:rPr>
            <w:kern w:val="0"/>
          </w:rPr>
          <w:t>1</w:t>
        </w:r>
      </w:ins>
      <w:ins w:id="70" w:author="Zou Rujia" w:date="2019-03-22T16:06:00Z">
        <w:r w:rsidR="00B04D9F" w:rsidRPr="00A857F7">
          <w:rPr>
            <w:kern w:val="0"/>
          </w:rPr>
          <w:t>a (i)</w:t>
        </w:r>
      </w:ins>
      <w:ins w:id="71" w:author="Zou Rujia" w:date="2019-03-22T16:05:00Z">
        <w:r w:rsidR="00B04D9F" w:rsidRPr="00A857F7">
          <w:rPr>
            <w:kern w:val="0"/>
          </w:rPr>
          <w:t xml:space="preserve"> shows the </w:t>
        </w:r>
      </w:ins>
      <w:ins w:id="72" w:author="Zou Rujia" w:date="2019-03-22T16:08:00Z">
        <w:r w:rsidR="00B04D9F" w:rsidRPr="00A857F7">
          <w:rPr>
            <w:kern w:val="0"/>
          </w:rPr>
          <w:t xml:space="preserve">curve </w:t>
        </w:r>
      </w:ins>
      <w:ins w:id="73" w:author="Zou Rujia" w:date="2019-03-22T16:05:00Z">
        <w:r w:rsidR="00B04D9F" w:rsidRPr="00A857F7">
          <w:rPr>
            <w:kern w:val="0"/>
          </w:rPr>
          <w:t>of the</w:t>
        </w:r>
      </w:ins>
      <w:ins w:id="74" w:author="Zou Rujia" w:date="2019-03-22T16:07:00Z">
        <w:r w:rsidR="00B04D9F" w:rsidRPr="00A857F7">
          <w:rPr>
            <w:kern w:val="0"/>
          </w:rPr>
          <w:t xml:space="preserve"> as-synthesized</w:t>
        </w:r>
      </w:ins>
      <w:ins w:id="75" w:author="Zou Rujia" w:date="2019-03-22T16:05:00Z">
        <w:r w:rsidR="00B04D9F" w:rsidRPr="00A857F7">
          <w:rPr>
            <w:kern w:val="0"/>
          </w:rPr>
          <w:t xml:space="preserve"> </w:t>
        </w:r>
      </w:ins>
      <w:ins w:id="76" w:author="Zou Rujia" w:date="2019-03-22T16:07:00Z">
        <w:r w:rsidR="00B04D9F" w:rsidRPr="00A857F7">
          <w:rPr>
            <w:rFonts w:eastAsia="ScalaSansLF-Bold"/>
            <w:bCs/>
            <w:kern w:val="0"/>
          </w:rPr>
          <w:t>composite, which</w:t>
        </w:r>
        <w:r w:rsidR="00B04D9F" w:rsidRPr="00A857F7">
          <w:t xml:space="preserve"> </w:t>
        </w:r>
      </w:ins>
      <w:ins w:id="77" w:author="Zou Rujia" w:date="2019-03-22T16:09:00Z">
        <w:r w:rsidR="00B04D9F" w:rsidRPr="00A857F7">
          <w:t xml:space="preserve">was found to be mainly </w:t>
        </w:r>
      </w:ins>
      <w:ins w:id="78" w:author="Zou Rujia" w:date="2019-03-22T16:11:00Z">
        <w:r w:rsidR="00B04D9F" w:rsidRPr="00A857F7">
          <w:rPr>
            <w:kern w:val="0"/>
          </w:rPr>
          <w:t xml:space="preserve">the peak of </w:t>
        </w:r>
      </w:ins>
      <w:ins w:id="79" w:author="Zou Rujia" w:date="2019-03-22T16:10:00Z">
        <w:r w:rsidR="00B04D9F" w:rsidRPr="00A857F7">
          <w:rPr>
            <w:kern w:val="0"/>
          </w:rPr>
          <w:t>NbS</w:t>
        </w:r>
        <w:r w:rsidR="00B04D9F" w:rsidRPr="00A857F7">
          <w:rPr>
            <w:kern w:val="0"/>
            <w:vertAlign w:val="subscript"/>
          </w:rPr>
          <w:t>x</w:t>
        </w:r>
      </w:ins>
      <w:ins w:id="80" w:author="Zou Rujia" w:date="2019-03-22T16:11:00Z">
        <w:r w:rsidR="00B04D9F" w:rsidRPr="00A857F7">
          <w:rPr>
            <w:kern w:val="0"/>
          </w:rPr>
          <w:t>@</w:t>
        </w:r>
      </w:ins>
      <w:ins w:id="81" w:author="Zou Rujia" w:date="2019-03-22T16:53:00Z">
        <w:r w:rsidR="00CE06DF" w:rsidRPr="00A857F7">
          <w:rPr>
            <w:rFonts w:eastAsia="ScalaSansLF-Bold"/>
            <w:bCs/>
            <w:kern w:val="0"/>
          </w:rPr>
          <w:t>GO</w:t>
        </w:r>
      </w:ins>
      <w:ins w:id="82" w:author="Zou Rujia" w:date="2019-03-22T16:10:00Z">
        <w:r w:rsidR="00B04D9F" w:rsidRPr="00A857F7">
          <w:rPr>
            <w:rFonts w:eastAsia="ScalaSansLF-Bold"/>
            <w:bCs/>
            <w:kern w:val="0"/>
            <w:vertAlign w:val="subscript"/>
          </w:rPr>
          <w:t xml:space="preserve"> </w:t>
        </w:r>
        <w:r w:rsidR="00B04D9F" w:rsidRPr="00A857F7">
          <w:rPr>
            <w:kern w:val="0"/>
            <w:rPrChange w:id="83" w:author="Zou Rujia" w:date="2019-03-22T17:54:00Z">
              <w:rPr>
                <w:rFonts w:eastAsia="ScalaSansLF-Bold"/>
                <w:bCs/>
                <w:kern w:val="0"/>
                <w:vertAlign w:val="subscript"/>
              </w:rPr>
            </w:rPrChange>
          </w:rPr>
          <w:t>(PDF#41-0980)</w:t>
        </w:r>
      </w:ins>
      <w:ins w:id="84" w:author="Zou Rujia" w:date="2019-03-22T16:09:00Z">
        <w:r w:rsidR="00B04D9F" w:rsidRPr="00A857F7">
          <w:rPr>
            <w:kern w:val="0"/>
            <w:rPrChange w:id="85" w:author="Zou Rujia" w:date="2019-03-22T17:54:00Z">
              <w:rPr/>
            </w:rPrChange>
          </w:rPr>
          <w:t>.</w:t>
        </w:r>
      </w:ins>
      <w:ins w:id="86" w:author="Zou Rujia" w:date="2019-03-22T16:11:00Z">
        <w:r w:rsidR="00B04D9F" w:rsidRPr="00A857F7">
          <w:t xml:space="preserve"> </w:t>
        </w:r>
      </w:ins>
      <w:del w:id="87" w:author="Zou Rujia" w:date="2019-03-22T16:11:00Z">
        <w:r w:rsidR="007C24F7" w:rsidRPr="00A857F7" w:rsidDel="00B04D9F">
          <w:rPr>
            <w:kern w:val="0"/>
          </w:rPr>
          <w:delText xml:space="preserve">Obviously, the </w:delText>
        </w:r>
        <w:bookmarkStart w:id="88" w:name="OLE_LINK12"/>
        <w:bookmarkStart w:id="89" w:name="OLE_LINK13"/>
        <w:r w:rsidR="007C24F7" w:rsidRPr="00A857F7" w:rsidDel="00B04D9F">
          <w:rPr>
            <w:kern w:val="0"/>
          </w:rPr>
          <w:delText xml:space="preserve">curve of </w:delText>
        </w:r>
        <w:bookmarkEnd w:id="88"/>
        <w:bookmarkEnd w:id="89"/>
        <w:r w:rsidR="007C24F7" w:rsidRPr="00A857F7" w:rsidDel="00B04D9F">
          <w:rPr>
            <w:kern w:val="0"/>
          </w:rPr>
          <w:delText>NbS</w:delText>
        </w:r>
        <w:r w:rsidR="007C24F7" w:rsidRPr="00A857F7" w:rsidDel="00B04D9F">
          <w:rPr>
            <w:kern w:val="0"/>
            <w:vertAlign w:val="subscript"/>
          </w:rPr>
          <w:delText>2</w:delText>
        </w:r>
        <w:r w:rsidR="007C24F7" w:rsidRPr="00A857F7" w:rsidDel="00B04D9F">
          <w:rPr>
            <w:kern w:val="0"/>
          </w:rPr>
          <w:delText>@GO match the peak of NbS</w:delText>
        </w:r>
        <w:r w:rsidR="007C24F7" w:rsidRPr="00A857F7" w:rsidDel="00B04D9F">
          <w:rPr>
            <w:kern w:val="0"/>
            <w:vertAlign w:val="subscript"/>
          </w:rPr>
          <w:delText>2</w:delText>
        </w:r>
        <w:r w:rsidR="007C24F7" w:rsidRPr="00A857F7" w:rsidDel="00B04D9F">
          <w:rPr>
            <w:kern w:val="0"/>
          </w:rPr>
          <w:delText xml:space="preserve"> (PDF#41-0980</w:delText>
        </w:r>
      </w:del>
      <w:r w:rsidR="007C24F7" w:rsidRPr="00A857F7">
        <w:rPr>
          <w:kern w:val="0"/>
        </w:rPr>
        <w:t xml:space="preserve">). </w:t>
      </w:r>
      <w:ins w:id="90" w:author="Zou Rujia" w:date="2019-03-22T16:47:00Z">
        <w:r w:rsidR="001B7882" w:rsidRPr="00A857F7">
          <w:rPr>
            <w:kern w:val="0"/>
          </w:rPr>
          <w:t xml:space="preserve">The </w:t>
        </w:r>
      </w:ins>
      <w:ins w:id="91" w:author="Zou Rujia" w:date="2019-03-22T16:44:00Z">
        <w:r w:rsidR="001B7882" w:rsidRPr="00A857F7">
          <w:rPr>
            <w:kern w:val="0"/>
          </w:rPr>
          <w:t>diffraction peaks</w:t>
        </w:r>
      </w:ins>
      <w:ins w:id="92" w:author="Zou Rujia" w:date="2019-03-22T16:47:00Z">
        <w:r w:rsidR="001B7882" w:rsidRPr="00A857F7">
          <w:rPr>
            <w:kern w:val="0"/>
          </w:rPr>
          <w:t xml:space="preserve"> of 22 and 28 degrees</w:t>
        </w:r>
      </w:ins>
      <w:ins w:id="93" w:author="Zou Rujia" w:date="2019-03-22T16:44:00Z">
        <w:r w:rsidR="001B7882" w:rsidRPr="00A857F7">
          <w:rPr>
            <w:kern w:val="0"/>
          </w:rPr>
          <w:t xml:space="preserve"> can be indexed to</w:t>
        </w:r>
        <w:del w:id="94" w:author="hezhiqiangqaq@icloud.com" w:date="2019-03-24T19:07:00Z">
          <w:r w:rsidR="001B7882" w:rsidRPr="00A857F7" w:rsidDel="00045242">
            <w:rPr>
              <w:kern w:val="0"/>
            </w:rPr>
            <w:delText xml:space="preserve"> a</w:delText>
          </w:r>
        </w:del>
        <w:r w:rsidR="001B7882" w:rsidRPr="00A857F7">
          <w:rPr>
            <w:kern w:val="0"/>
          </w:rPr>
          <w:t xml:space="preserve"> </w:t>
        </w:r>
      </w:ins>
      <w:ins w:id="95" w:author="Zou Rujia" w:date="2019-03-22T16:47:00Z">
        <w:r w:rsidR="001B7882" w:rsidRPr="00A857F7">
          <w:rPr>
            <w:kern w:val="0"/>
          </w:rPr>
          <w:t>orthorhombic</w:t>
        </w:r>
      </w:ins>
      <w:ins w:id="96" w:author="Zou Rujia" w:date="2019-03-22T16:44:00Z">
        <w:r w:rsidR="001B7882" w:rsidRPr="00A857F7">
          <w:rPr>
            <w:kern w:val="0"/>
          </w:rPr>
          <w:t xml:space="preserve"> phase</w:t>
        </w:r>
      </w:ins>
      <w:ins w:id="97" w:author="Zou Rujia" w:date="2019-03-22T16:48:00Z">
        <w:r w:rsidR="001B7882" w:rsidRPr="00A857F7">
          <w:rPr>
            <w:kern w:val="0"/>
          </w:rPr>
          <w:t xml:space="preserve"> (PDF#27-1003) after calcined at 800 </w:t>
        </w:r>
      </w:ins>
      <w:ins w:id="98" w:author="Zou Rujia" w:date="2019-03-22T16:56:00Z">
        <w:r w:rsidR="00CE06DF" w:rsidRPr="00A857F7">
          <w:rPr>
            <w:kern w:val="0"/>
            <w:vertAlign w:val="superscript"/>
          </w:rPr>
          <w:t>o</w:t>
        </w:r>
        <w:r w:rsidR="00CE06DF" w:rsidRPr="00A857F7">
          <w:rPr>
            <w:kern w:val="0"/>
          </w:rPr>
          <w:t>C</w:t>
        </w:r>
      </w:ins>
      <w:ins w:id="99" w:author="Zou Rujia" w:date="2019-03-22T16:48:00Z">
        <w:r w:rsidR="001B7882" w:rsidRPr="00A857F7">
          <w:rPr>
            <w:kern w:val="0"/>
          </w:rPr>
          <w:t xml:space="preserve"> for 3 h</w:t>
        </w:r>
      </w:ins>
      <w:ins w:id="100" w:author="Zou Rujia" w:date="2019-03-22T16:44:00Z">
        <w:r w:rsidR="001B7882" w:rsidRPr="00A857F7">
          <w:rPr>
            <w:kern w:val="0"/>
          </w:rPr>
          <w:t xml:space="preserve">, which indicates that the </w:t>
        </w:r>
      </w:ins>
      <w:ins w:id="101" w:author="Zou Rujia" w:date="2019-03-22T16:49:00Z">
        <w:r w:rsidR="001B7882" w:rsidRPr="00A857F7">
          <w:rPr>
            <w:kern w:val="0"/>
          </w:rPr>
          <w:t>orthorhombic Nb</w:t>
        </w:r>
        <w:r w:rsidR="001B7882" w:rsidRPr="00A857F7">
          <w:rPr>
            <w:kern w:val="0"/>
            <w:vertAlign w:val="subscript"/>
            <w:rPrChange w:id="102" w:author="Zou Rujia" w:date="2019-03-22T17:54:00Z">
              <w:rPr>
                <w:kern w:val="0"/>
              </w:rPr>
            </w:rPrChange>
          </w:rPr>
          <w:t>2</w:t>
        </w:r>
        <w:r w:rsidR="001B7882" w:rsidRPr="00A857F7">
          <w:rPr>
            <w:kern w:val="0"/>
          </w:rPr>
          <w:t>O</w:t>
        </w:r>
        <w:r w:rsidR="001B7882" w:rsidRPr="00A857F7">
          <w:rPr>
            <w:kern w:val="0"/>
            <w:vertAlign w:val="subscript"/>
            <w:rPrChange w:id="103" w:author="Zou Rujia" w:date="2019-03-22T17:54:00Z">
              <w:rPr>
                <w:kern w:val="0"/>
              </w:rPr>
            </w:rPrChange>
          </w:rPr>
          <w:t>5</w:t>
        </w:r>
        <w:r w:rsidR="001B7882" w:rsidRPr="00A857F7">
          <w:rPr>
            <w:kern w:val="0"/>
          </w:rPr>
          <w:t xml:space="preserve"> </w:t>
        </w:r>
      </w:ins>
      <w:ins w:id="104" w:author="Zou Rujia" w:date="2019-03-22T16:44:00Z">
        <w:r w:rsidR="001B7882" w:rsidRPr="00A857F7">
          <w:rPr>
            <w:kern w:val="0"/>
          </w:rPr>
          <w:t xml:space="preserve">is </w:t>
        </w:r>
      </w:ins>
      <w:ins w:id="105" w:author="Zou Rujia" w:date="2019-03-22T16:50:00Z">
        <w:r w:rsidR="001B7882" w:rsidRPr="00A857F7">
          <w:rPr>
            <w:kern w:val="0"/>
          </w:rPr>
          <w:t>just appearing.</w:t>
        </w:r>
      </w:ins>
      <w:ins w:id="106" w:author="Zou Rujia" w:date="2019-03-22T16:51:00Z">
        <w:r w:rsidR="009A0DBD" w:rsidRPr="00A857F7">
          <w:rPr>
            <w:kern w:val="0"/>
          </w:rPr>
          <w:t xml:space="preserve"> </w:t>
        </w:r>
        <w:bookmarkStart w:id="107" w:name="OLE_LINK35"/>
        <w:r w:rsidR="009A0DBD" w:rsidRPr="00A857F7">
          <w:rPr>
            <w:kern w:val="0"/>
          </w:rPr>
          <w:t xml:space="preserve">When the </w:t>
        </w:r>
      </w:ins>
      <w:ins w:id="108" w:author="Zou Rujia" w:date="2019-03-22T16:52:00Z">
        <w:r w:rsidR="009A0DBD" w:rsidRPr="00A857F7">
          <w:rPr>
            <w:kern w:val="0"/>
          </w:rPr>
          <w:t>NbS</w:t>
        </w:r>
        <w:r w:rsidR="009A0DBD" w:rsidRPr="00A857F7">
          <w:rPr>
            <w:kern w:val="0"/>
            <w:vertAlign w:val="subscript"/>
          </w:rPr>
          <w:t>x</w:t>
        </w:r>
        <w:r w:rsidR="009A0DBD" w:rsidRPr="00A857F7">
          <w:rPr>
            <w:rFonts w:eastAsia="ScalaSansLF-Bold"/>
            <w:bCs/>
            <w:kern w:val="0"/>
            <w:rPrChange w:id="109" w:author="Zou Rujia" w:date="2019-03-22T17:54:00Z">
              <w:rPr>
                <w:rFonts w:eastAsia="ScalaSansLF-Bold"/>
                <w:bCs/>
                <w:kern w:val="0"/>
                <w:vertAlign w:val="subscript"/>
              </w:rPr>
            </w:rPrChange>
          </w:rPr>
          <w:t>@</w:t>
        </w:r>
        <w:r w:rsidR="009A0DBD" w:rsidRPr="00A857F7">
          <w:rPr>
            <w:rFonts w:eastAsia="ScalaSansLF-Bold"/>
            <w:bCs/>
            <w:kern w:val="0"/>
          </w:rPr>
          <w:t>rGO</w:t>
        </w:r>
      </w:ins>
      <w:ins w:id="110" w:author="Zou Rujia" w:date="2019-03-22T16:51:00Z">
        <w:r w:rsidR="009A0DBD" w:rsidRPr="00A857F7">
          <w:rPr>
            <w:kern w:val="0"/>
          </w:rPr>
          <w:t xml:space="preserve"> was calcined at </w:t>
        </w:r>
      </w:ins>
      <w:ins w:id="111" w:author="Zou Rujia" w:date="2019-03-22T16:55:00Z">
        <w:r w:rsidR="00CE06DF" w:rsidRPr="00A857F7">
          <w:rPr>
            <w:kern w:val="0"/>
          </w:rPr>
          <w:t xml:space="preserve">800 </w:t>
        </w:r>
        <w:r w:rsidR="00CE06DF" w:rsidRPr="00A857F7">
          <w:rPr>
            <w:kern w:val="0"/>
            <w:vertAlign w:val="superscript"/>
            <w:rPrChange w:id="112" w:author="Zou Rujia" w:date="2019-03-22T17:54:00Z">
              <w:rPr>
                <w:kern w:val="0"/>
              </w:rPr>
            </w:rPrChange>
          </w:rPr>
          <w:t>o</w:t>
        </w:r>
        <w:r w:rsidR="00CE06DF" w:rsidRPr="00A857F7">
          <w:rPr>
            <w:kern w:val="0"/>
          </w:rPr>
          <w:t xml:space="preserve">C for </w:t>
        </w:r>
      </w:ins>
      <w:ins w:id="113" w:author="Zou Rujia" w:date="2019-03-22T17:11:00Z">
        <w:del w:id="114" w:author="hezhiqiangqaq@icloud.com" w:date="2019-03-24T19:07:00Z">
          <w:r w:rsidR="00E00CEE" w:rsidRPr="00A857F7" w:rsidDel="00045242">
            <w:rPr>
              <w:kern w:val="0"/>
            </w:rPr>
            <w:delText>8</w:delText>
          </w:r>
        </w:del>
      </w:ins>
      <w:ins w:id="115" w:author="hezhiqiangqaq@icloud.com" w:date="2019-03-24T19:07:00Z">
        <w:r w:rsidR="00045242">
          <w:rPr>
            <w:kern w:val="0"/>
          </w:rPr>
          <w:t>6</w:t>
        </w:r>
      </w:ins>
      <w:ins w:id="116" w:author="Zou Rujia" w:date="2019-03-22T16:55:00Z">
        <w:r w:rsidR="00CE06DF" w:rsidRPr="00A857F7">
          <w:rPr>
            <w:kern w:val="0"/>
          </w:rPr>
          <w:t xml:space="preserve"> h</w:t>
        </w:r>
      </w:ins>
      <w:ins w:id="117" w:author="Zou Rujia" w:date="2019-03-22T16:51:00Z">
        <w:r w:rsidR="009A0DBD" w:rsidRPr="00A857F7">
          <w:rPr>
            <w:kern w:val="0"/>
          </w:rPr>
          <w:t xml:space="preserve">, </w:t>
        </w:r>
        <w:bookmarkEnd w:id="107"/>
        <w:r w:rsidR="009A0DBD" w:rsidRPr="00A857F7">
          <w:rPr>
            <w:kern w:val="0"/>
          </w:rPr>
          <w:t xml:space="preserve">all diffraction peaks are consistent with the </w:t>
        </w:r>
      </w:ins>
      <w:ins w:id="118" w:author="Zou Rujia" w:date="2019-03-22T16:56:00Z">
        <w:r w:rsidR="00CE06DF" w:rsidRPr="00A857F7">
          <w:rPr>
            <w:kern w:val="0"/>
          </w:rPr>
          <w:t>orthorhombic Nb</w:t>
        </w:r>
        <w:r w:rsidR="00CE06DF" w:rsidRPr="00A857F7">
          <w:rPr>
            <w:kern w:val="0"/>
            <w:vertAlign w:val="subscript"/>
          </w:rPr>
          <w:t>2</w:t>
        </w:r>
        <w:r w:rsidR="00CE06DF" w:rsidRPr="00A857F7">
          <w:rPr>
            <w:kern w:val="0"/>
          </w:rPr>
          <w:t>O</w:t>
        </w:r>
        <w:r w:rsidR="00CE06DF" w:rsidRPr="00A857F7">
          <w:rPr>
            <w:kern w:val="0"/>
            <w:vertAlign w:val="subscript"/>
          </w:rPr>
          <w:t>5</w:t>
        </w:r>
      </w:ins>
      <w:ins w:id="119" w:author="Zou Rujia" w:date="2019-03-22T16:51:00Z">
        <w:r w:rsidR="009A0DBD" w:rsidRPr="00A857F7">
          <w:rPr>
            <w:kern w:val="0"/>
          </w:rPr>
          <w:t>.</w:t>
        </w:r>
      </w:ins>
      <w:ins w:id="120" w:author="Zou Rujia" w:date="2019-03-22T16:57:00Z">
        <w:r w:rsidR="00CE06DF" w:rsidRPr="00A857F7">
          <w:t xml:space="preserve"> </w:t>
        </w:r>
        <w:r w:rsidR="00CE06DF" w:rsidRPr="00A857F7">
          <w:rPr>
            <w:kern w:val="0"/>
          </w:rPr>
          <w:t>Almost no extra diffraction peaks</w:t>
        </w:r>
      </w:ins>
      <w:ins w:id="121" w:author="Zou Rujia" w:date="2019-03-22T17:00:00Z">
        <w:r w:rsidR="00CE06DF" w:rsidRPr="00A857F7">
          <w:rPr>
            <w:kern w:val="0"/>
          </w:rPr>
          <w:t xml:space="preserve"> of NbS</w:t>
        </w:r>
        <w:r w:rsidR="00CE06DF" w:rsidRPr="00A857F7">
          <w:rPr>
            <w:kern w:val="0"/>
            <w:vertAlign w:val="subscript"/>
          </w:rPr>
          <w:t>x</w:t>
        </w:r>
      </w:ins>
      <w:ins w:id="122" w:author="Zou Rujia" w:date="2019-03-22T16:57:00Z">
        <w:r w:rsidR="00CE06DF" w:rsidRPr="00A857F7">
          <w:rPr>
            <w:kern w:val="0"/>
          </w:rPr>
          <w:t xml:space="preserve"> are observed, indicating their </w:t>
        </w:r>
      </w:ins>
      <w:ins w:id="123" w:author="Zou Rujia" w:date="2019-03-22T16:58:00Z">
        <w:r w:rsidR="00CE06DF" w:rsidRPr="00A857F7">
          <w:rPr>
            <w:kern w:val="0"/>
          </w:rPr>
          <w:t xml:space="preserve">almost </w:t>
        </w:r>
      </w:ins>
      <w:ins w:id="124" w:author="Zou Rujia" w:date="2019-03-22T16:57:00Z">
        <w:r w:rsidR="00CE06DF" w:rsidRPr="00A857F7">
          <w:rPr>
            <w:kern w:val="0"/>
          </w:rPr>
          <w:t>pure phases.</w:t>
        </w:r>
      </w:ins>
      <w:ins w:id="125" w:author="Zou Rujia" w:date="2019-03-22T17:00:00Z">
        <w:r w:rsidR="00CE06DF" w:rsidRPr="00A857F7">
          <w:rPr>
            <w:kern w:val="0"/>
          </w:rPr>
          <w:t xml:space="preserve"> </w:t>
        </w:r>
      </w:ins>
      <w:del w:id="126" w:author="Zou Rujia" w:date="2019-03-22T17:00:00Z">
        <w:r w:rsidR="007C24F7" w:rsidRPr="00A857F7" w:rsidDel="00CE06DF">
          <w:rPr>
            <w:kern w:val="0"/>
          </w:rPr>
          <w:delText>The diffraction peak of NbS</w:delText>
        </w:r>
        <w:r w:rsidR="007C24F7" w:rsidRPr="00A857F7" w:rsidDel="00CE06DF">
          <w:rPr>
            <w:kern w:val="0"/>
            <w:vertAlign w:val="subscript"/>
          </w:rPr>
          <w:delText>2</w:delText>
        </w:r>
        <w:r w:rsidR="007C24F7" w:rsidRPr="00A857F7" w:rsidDel="00CE06DF">
          <w:rPr>
            <w:kern w:val="0"/>
          </w:rPr>
          <w:delText>@GO-3 and NbS</w:delText>
        </w:r>
        <w:r w:rsidR="007C24F7" w:rsidRPr="00A857F7" w:rsidDel="00CE06DF">
          <w:rPr>
            <w:kern w:val="0"/>
            <w:vertAlign w:val="subscript"/>
          </w:rPr>
          <w:delText>2</w:delText>
        </w:r>
        <w:r w:rsidR="007C24F7" w:rsidRPr="00A857F7" w:rsidDel="00CE06DF">
          <w:rPr>
            <w:kern w:val="0"/>
          </w:rPr>
          <w:delText>@GO are substantially the same expect the peaks that corresponds to the orthorhombic Nb</w:delText>
        </w:r>
        <w:r w:rsidR="007C24F7" w:rsidRPr="00A857F7" w:rsidDel="00CE06DF">
          <w:rPr>
            <w:kern w:val="0"/>
            <w:vertAlign w:val="subscript"/>
          </w:rPr>
          <w:delText>2</w:delText>
        </w:r>
        <w:r w:rsidR="007C24F7" w:rsidRPr="00A857F7" w:rsidDel="00CE06DF">
          <w:rPr>
            <w:kern w:val="0"/>
          </w:rPr>
          <w:delText>O</w:delText>
        </w:r>
        <w:r w:rsidR="007C24F7" w:rsidRPr="00A857F7" w:rsidDel="00CE06DF">
          <w:rPr>
            <w:kern w:val="0"/>
            <w:vertAlign w:val="subscript"/>
          </w:rPr>
          <w:delText>5</w:delText>
        </w:r>
        <w:r w:rsidR="007C24F7" w:rsidRPr="00A857F7" w:rsidDel="00CE06DF">
          <w:rPr>
            <w:kern w:val="0"/>
          </w:rPr>
          <w:delText xml:space="preserve"> located in 22 and 28 degrees. It means that the product heated at </w:delText>
        </w:r>
        <w:bookmarkStart w:id="127" w:name="OLE_LINK16"/>
        <w:bookmarkStart w:id="128" w:name="OLE_LINK17"/>
        <w:r w:rsidR="007C24F7" w:rsidRPr="00A857F7" w:rsidDel="00CE06DF">
          <w:rPr>
            <w:kern w:val="0"/>
          </w:rPr>
          <w:delText xml:space="preserve">800 </w:delText>
        </w:r>
        <w:r w:rsidR="007C24F7" w:rsidRPr="00A857F7" w:rsidDel="00CE06DF">
          <w:rPr>
            <w:rFonts w:hint="eastAsia"/>
            <w:kern w:val="0"/>
          </w:rPr>
          <w:delText>℃</w:delText>
        </w:r>
        <w:r w:rsidR="007C24F7" w:rsidRPr="00A857F7" w:rsidDel="00CE06DF">
          <w:rPr>
            <w:kern w:val="0"/>
          </w:rPr>
          <w:delText xml:space="preserve"> for 3 h </w:delText>
        </w:r>
        <w:bookmarkEnd w:id="127"/>
        <w:bookmarkEnd w:id="128"/>
        <w:r w:rsidR="007C24F7" w:rsidRPr="00A857F7" w:rsidDel="00CE06DF">
          <w:rPr>
            <w:kern w:val="0"/>
          </w:rPr>
          <w:delText>is not calcined enough to transform NbS</w:delText>
        </w:r>
        <w:r w:rsidR="007C24F7" w:rsidRPr="00A857F7" w:rsidDel="00CE06DF">
          <w:rPr>
            <w:kern w:val="0"/>
            <w:vertAlign w:val="subscript"/>
          </w:rPr>
          <w:delText>2</w:delText>
        </w:r>
        <w:r w:rsidR="007C24F7" w:rsidRPr="00A857F7" w:rsidDel="00CE06DF">
          <w:rPr>
            <w:kern w:val="0"/>
          </w:rPr>
          <w:delText xml:space="preserve"> to Nb</w:delText>
        </w:r>
        <w:r w:rsidR="007C24F7" w:rsidRPr="00A857F7" w:rsidDel="00CE06DF">
          <w:rPr>
            <w:kern w:val="0"/>
            <w:vertAlign w:val="subscript"/>
          </w:rPr>
          <w:delText>2</w:delText>
        </w:r>
        <w:r w:rsidR="007C24F7" w:rsidRPr="00A857F7" w:rsidDel="00CE06DF">
          <w:rPr>
            <w:kern w:val="0"/>
          </w:rPr>
          <w:delText>O</w:delText>
        </w:r>
        <w:r w:rsidR="007C24F7" w:rsidRPr="00A857F7" w:rsidDel="00CE06DF">
          <w:rPr>
            <w:kern w:val="0"/>
            <w:vertAlign w:val="subscript"/>
          </w:rPr>
          <w:delText>5</w:delText>
        </w:r>
        <w:r w:rsidR="007C24F7" w:rsidRPr="00A857F7" w:rsidDel="00CE06DF">
          <w:rPr>
            <w:kern w:val="0"/>
            <w:vertAlign w:val="superscript"/>
          </w:rPr>
          <w:fldChar w:fldCharType="begin"/>
        </w:r>
        <w:r w:rsidR="007C24F7" w:rsidRPr="00A857F7" w:rsidDel="00CE06DF">
          <w:rPr>
            <w:kern w:val="0"/>
            <w:vertAlign w:val="superscript"/>
          </w:rPr>
          <w:delInstrText xml:space="preserve"> REF _Ref3053301 \r \h  \* MERGEFORMAT </w:delInstrText>
        </w:r>
        <w:r w:rsidR="007C24F7" w:rsidRPr="00A857F7" w:rsidDel="00CE06DF">
          <w:rPr>
            <w:kern w:val="0"/>
            <w:vertAlign w:val="superscript"/>
          </w:rPr>
        </w:r>
        <w:r w:rsidR="007C24F7" w:rsidRPr="00A857F7" w:rsidDel="00CE06DF">
          <w:rPr>
            <w:kern w:val="0"/>
            <w:vertAlign w:val="superscript"/>
            <w:rPrChange w:id="129" w:author="Zou Rujia" w:date="2019-03-22T17:54:00Z">
              <w:rPr>
                <w:kern w:val="0"/>
                <w:vertAlign w:val="superscript"/>
              </w:rPr>
            </w:rPrChange>
          </w:rPr>
          <w:fldChar w:fldCharType="separate"/>
        </w:r>
        <w:r w:rsidR="007C24F7" w:rsidRPr="00A857F7" w:rsidDel="00CE06DF">
          <w:rPr>
            <w:kern w:val="0"/>
            <w:vertAlign w:val="superscript"/>
          </w:rPr>
          <w:delText>[23]</w:delText>
        </w:r>
        <w:r w:rsidR="007C24F7" w:rsidRPr="00A857F7" w:rsidDel="00CE06DF">
          <w:rPr>
            <w:kern w:val="0"/>
            <w:vertAlign w:val="superscript"/>
          </w:rPr>
          <w:fldChar w:fldCharType="end"/>
        </w:r>
        <w:r w:rsidR="007C24F7" w:rsidRPr="00A857F7" w:rsidDel="00CE06DF">
          <w:rPr>
            <w:kern w:val="0"/>
          </w:rPr>
          <w:delText>. With referent to an XRD pattern for the orthorhombic Nb</w:delText>
        </w:r>
        <w:r w:rsidR="007C24F7" w:rsidRPr="00A857F7" w:rsidDel="00CE06DF">
          <w:rPr>
            <w:kern w:val="0"/>
            <w:vertAlign w:val="subscript"/>
          </w:rPr>
          <w:delText>2</w:delText>
        </w:r>
        <w:r w:rsidR="007C24F7" w:rsidRPr="00A857F7" w:rsidDel="00CE06DF">
          <w:rPr>
            <w:kern w:val="0"/>
          </w:rPr>
          <w:delText>O</w:delText>
        </w:r>
        <w:r w:rsidR="007C24F7" w:rsidRPr="00A857F7" w:rsidDel="00CE06DF">
          <w:rPr>
            <w:kern w:val="0"/>
            <w:vertAlign w:val="subscript"/>
          </w:rPr>
          <w:delText>5</w:delText>
        </w:r>
        <w:r w:rsidR="007C24F7" w:rsidRPr="00A857F7" w:rsidDel="00CE06DF">
          <w:rPr>
            <w:kern w:val="0"/>
          </w:rPr>
          <w:delText xml:space="preserve"> (</w:delText>
        </w:r>
        <w:bookmarkStart w:id="130" w:name="OLE_LINK14"/>
        <w:bookmarkStart w:id="131" w:name="OLE_LINK15"/>
        <w:r w:rsidR="007C24F7" w:rsidRPr="00A857F7" w:rsidDel="00CE06DF">
          <w:rPr>
            <w:kern w:val="0"/>
          </w:rPr>
          <w:delText>PDF#27-1003</w:delText>
        </w:r>
        <w:bookmarkEnd w:id="130"/>
        <w:bookmarkEnd w:id="131"/>
        <w:r w:rsidR="007C24F7" w:rsidRPr="00A857F7" w:rsidDel="00CE06DF">
          <w:rPr>
            <w:kern w:val="0"/>
          </w:rPr>
          <w:delText xml:space="preserve">) and compared it with the curve of </w:delText>
        </w:r>
        <w:r w:rsidR="007C24F7" w:rsidRPr="00A857F7" w:rsidDel="00CE06DF">
          <w:rPr>
            <w:rFonts w:eastAsia="ScalaSansLF-Bold"/>
            <w:bCs/>
            <w:kern w:val="0"/>
          </w:rPr>
          <w:delText>S-Nb</w:delText>
        </w:r>
        <w:r w:rsidR="007C24F7" w:rsidRPr="00A857F7" w:rsidDel="00CE06DF">
          <w:rPr>
            <w:rFonts w:eastAsia="ScalaSansLF-Bold"/>
            <w:bCs/>
            <w:kern w:val="0"/>
            <w:vertAlign w:val="subscript"/>
          </w:rPr>
          <w:delText>2</w:delText>
        </w:r>
        <w:r w:rsidR="007C24F7" w:rsidRPr="00A857F7" w:rsidDel="00CE06DF">
          <w:rPr>
            <w:rFonts w:eastAsia="ScalaSansLF-Bold"/>
            <w:bCs/>
            <w:kern w:val="0"/>
          </w:rPr>
          <w:delText>O</w:delText>
        </w:r>
        <w:r w:rsidR="007C24F7" w:rsidRPr="00A857F7" w:rsidDel="00CE06DF">
          <w:rPr>
            <w:rFonts w:eastAsia="ScalaSansLF-Bold"/>
            <w:bCs/>
            <w:kern w:val="0"/>
            <w:vertAlign w:val="subscript"/>
          </w:rPr>
          <w:delText>5</w:delText>
        </w:r>
        <w:r w:rsidR="007C24F7" w:rsidRPr="00A857F7" w:rsidDel="00CE06DF">
          <w:rPr>
            <w:rFonts w:eastAsia="ScalaSansLF-Bold"/>
            <w:bCs/>
            <w:kern w:val="0"/>
          </w:rPr>
          <w:delText>@rGO</w:delText>
        </w:r>
        <w:r w:rsidR="007C24F7" w:rsidRPr="00A857F7" w:rsidDel="00CE06DF">
          <w:rPr>
            <w:kern w:val="0"/>
          </w:rPr>
          <w:delText xml:space="preserve">, it could be confirmed that the </w:delText>
        </w:r>
      </w:del>
      <w:del w:id="132" w:author="Zou Rujia" w:date="2019-03-22T17:23:00Z">
        <w:r w:rsidR="007C24F7" w:rsidRPr="00A857F7" w:rsidDel="009B0697">
          <w:rPr>
            <w:kern w:val="0"/>
          </w:rPr>
          <w:delText>NbS</w:delText>
        </w:r>
        <w:r w:rsidR="007C24F7" w:rsidRPr="00A857F7" w:rsidDel="009B0697">
          <w:rPr>
            <w:kern w:val="0"/>
            <w:vertAlign w:val="subscript"/>
          </w:rPr>
          <w:delText>2</w:delText>
        </w:r>
        <w:r w:rsidR="007C24F7" w:rsidRPr="00A857F7" w:rsidDel="009B0697">
          <w:rPr>
            <w:kern w:val="0"/>
          </w:rPr>
          <w:delText xml:space="preserve"> have totally transformed to Nb</w:delText>
        </w:r>
        <w:r w:rsidR="007C24F7" w:rsidRPr="00A857F7" w:rsidDel="009B0697">
          <w:rPr>
            <w:kern w:val="0"/>
            <w:vertAlign w:val="subscript"/>
          </w:rPr>
          <w:delText>2</w:delText>
        </w:r>
        <w:r w:rsidR="007C24F7" w:rsidRPr="00A857F7" w:rsidDel="009B0697">
          <w:rPr>
            <w:kern w:val="0"/>
          </w:rPr>
          <w:delText>O</w:delText>
        </w:r>
        <w:r w:rsidR="007C24F7" w:rsidRPr="00A857F7" w:rsidDel="009B0697">
          <w:rPr>
            <w:kern w:val="0"/>
            <w:vertAlign w:val="subscript"/>
          </w:rPr>
          <w:delText>5</w:delText>
        </w:r>
      </w:del>
      <w:del w:id="133" w:author="Zou Rujia" w:date="2019-03-22T17:00:00Z">
        <w:r w:rsidR="007C24F7" w:rsidRPr="00A857F7" w:rsidDel="00CE06DF">
          <w:rPr>
            <w:kern w:val="0"/>
          </w:rPr>
          <w:delText>.</w:delText>
        </w:r>
      </w:del>
      <w:ins w:id="134" w:author="Zou Rujia" w:date="2019-03-22T17:23:00Z">
        <w:r w:rsidR="009B0697" w:rsidRPr="00A857F7">
          <w:rPr>
            <w:kern w:val="0"/>
          </w:rPr>
          <w:t>-</w:t>
        </w:r>
      </w:ins>
      <w:del w:id="135" w:author="Zou Rujia" w:date="2019-03-22T17:00:00Z">
        <w:r w:rsidR="007C24F7" w:rsidRPr="00A857F7" w:rsidDel="00CE06DF">
          <w:rPr>
            <w:kern w:val="0"/>
          </w:rPr>
          <w:delText xml:space="preserve"> </w:delText>
        </w:r>
      </w:del>
      <w:ins w:id="136" w:author="Zou Rujia" w:date="2019-03-22T16:39:00Z">
        <w:r w:rsidR="003A29FB" w:rsidRPr="00A857F7">
          <w:rPr>
            <w:kern w:val="0"/>
          </w:rPr>
          <w:t>.</w:t>
        </w:r>
      </w:ins>
      <w:ins w:id="137" w:author="Zou Rujia" w:date="2019-03-22T17:00:00Z">
        <w:r w:rsidR="00CE06DF" w:rsidRPr="00A857F7">
          <w:rPr>
            <w:kern w:val="0"/>
          </w:rPr>
          <w:t xml:space="preserve"> </w:t>
        </w:r>
      </w:ins>
      <w:ins w:id="138" w:author="Zou Rujia" w:date="2019-03-22T17:03:00Z">
        <w:r w:rsidR="001C3F6B" w:rsidRPr="00A857F7">
          <w:rPr>
            <w:kern w:val="0"/>
          </w:rPr>
          <w:t xml:space="preserve">Interestingly, </w:t>
        </w:r>
      </w:ins>
      <w:ins w:id="139" w:author="Zou Rujia" w:date="2019-03-22T17:09:00Z">
        <w:r w:rsidR="00E00CEE" w:rsidRPr="00A857F7">
          <w:rPr>
            <w:kern w:val="0"/>
          </w:rPr>
          <w:t xml:space="preserve">whole calcination process was </w:t>
        </w:r>
      </w:ins>
      <w:ins w:id="140" w:author="Zou Rujia" w:date="2019-03-22T17:10:00Z">
        <w:r w:rsidR="00E00CEE" w:rsidRPr="00A857F7">
          <w:rPr>
            <w:kern w:val="0"/>
          </w:rPr>
          <w:t>achieved</w:t>
        </w:r>
      </w:ins>
      <w:ins w:id="141" w:author="Zou Rujia" w:date="2019-03-22T17:21:00Z">
        <w:r w:rsidR="00B8053C" w:rsidRPr="00A857F7">
          <w:rPr>
            <w:kern w:val="0"/>
          </w:rPr>
          <w:t xml:space="preserve"> in argon atmosphere</w:t>
        </w:r>
      </w:ins>
      <w:del w:id="142" w:author="Zou Rujia" w:date="2019-03-22T17:21:00Z">
        <w:r w:rsidR="007C24F7" w:rsidRPr="00A857F7" w:rsidDel="00B8053C">
          <w:rPr>
            <w:kern w:val="0"/>
          </w:rPr>
          <w:delText>It is worth noting that the atmosphere of calcination is argon</w:delText>
        </w:r>
      </w:del>
      <w:r w:rsidR="007C24F7" w:rsidRPr="00A857F7">
        <w:rPr>
          <w:kern w:val="0"/>
        </w:rPr>
        <w:t>,</w:t>
      </w:r>
      <w:ins w:id="143" w:author="Zou Rujia" w:date="2019-03-22T17:21:00Z">
        <w:r w:rsidR="00B8053C" w:rsidRPr="00A857F7">
          <w:rPr>
            <w:kern w:val="0"/>
          </w:rPr>
          <w:t xml:space="preserve"> </w:t>
        </w:r>
        <w:bookmarkStart w:id="144" w:name="OLE_LINK18"/>
        <w:bookmarkStart w:id="145" w:name="OLE_LINK19"/>
        <w:r w:rsidR="00B8053C" w:rsidRPr="00A857F7">
          <w:rPr>
            <w:kern w:val="0"/>
          </w:rPr>
          <w:t>which indicate</w:t>
        </w:r>
      </w:ins>
      <w:ins w:id="146" w:author="Zou Rujia" w:date="2019-03-22T17:22:00Z">
        <w:r w:rsidR="009B0697" w:rsidRPr="00A857F7">
          <w:rPr>
            <w:kern w:val="0"/>
          </w:rPr>
          <w:t xml:space="preserve">s </w:t>
        </w:r>
      </w:ins>
      <w:ins w:id="147" w:author="Zou Rujia" w:date="2019-03-22T17:25:00Z">
        <w:r w:rsidR="009B0697" w:rsidRPr="00A857F7">
          <w:rPr>
            <w:kern w:val="0"/>
          </w:rPr>
          <w:t xml:space="preserve">obtained </w:t>
        </w:r>
      </w:ins>
      <w:ins w:id="148" w:author="Zou Rujia" w:date="2019-03-22T17:22:00Z">
        <w:r w:rsidR="009B0697" w:rsidRPr="00A857F7">
          <w:rPr>
            <w:kern w:val="0"/>
          </w:rPr>
          <w:t>Nb</w:t>
        </w:r>
        <w:r w:rsidR="009B0697" w:rsidRPr="00A857F7">
          <w:rPr>
            <w:kern w:val="0"/>
            <w:vertAlign w:val="subscript"/>
          </w:rPr>
          <w:t>2</w:t>
        </w:r>
        <w:r w:rsidR="009B0697" w:rsidRPr="00A857F7">
          <w:rPr>
            <w:kern w:val="0"/>
          </w:rPr>
          <w:t>O</w:t>
        </w:r>
        <w:r w:rsidR="009B0697" w:rsidRPr="00A857F7">
          <w:rPr>
            <w:kern w:val="0"/>
            <w:vertAlign w:val="subscript"/>
          </w:rPr>
          <w:t>5</w:t>
        </w:r>
        <w:r w:rsidR="00B8053C" w:rsidRPr="00A857F7">
          <w:rPr>
            <w:kern w:val="0"/>
          </w:rPr>
          <w:t xml:space="preserve"> </w:t>
        </w:r>
      </w:ins>
      <w:ins w:id="149" w:author="Zou Rujia" w:date="2019-03-22T17:27:00Z">
        <w:r w:rsidR="009B0697" w:rsidRPr="00A857F7">
          <w:rPr>
            <w:kern w:val="0"/>
          </w:rPr>
          <w:t xml:space="preserve">not through </w:t>
        </w:r>
      </w:ins>
      <w:ins w:id="150" w:author="Zou Rujia" w:date="2019-03-24T14:40:00Z">
        <w:r w:rsidR="00162948" w:rsidRPr="00162948">
          <w:rPr>
            <w:kern w:val="0"/>
          </w:rPr>
          <w:t>oxidation reaction</w:t>
        </w:r>
      </w:ins>
      <w:ins w:id="151" w:author="Zou Rujia" w:date="2019-03-24T14:41:00Z">
        <w:r w:rsidR="00162948" w:rsidRPr="00162948">
          <w:rPr>
            <w:kern w:val="0"/>
          </w:rPr>
          <w:t xml:space="preserve"> occurs</w:t>
        </w:r>
      </w:ins>
      <w:ins w:id="152" w:author="Zou Rujia" w:date="2019-03-24T14:40:00Z">
        <w:r w:rsidR="00162948">
          <w:rPr>
            <w:kern w:val="0"/>
          </w:rPr>
          <w:t xml:space="preserve"> of </w:t>
        </w:r>
        <w:r w:rsidR="00162948" w:rsidRPr="00070854">
          <w:rPr>
            <w:kern w:val="0"/>
            <w:highlight w:val="yellow"/>
          </w:rPr>
          <w:t>NbS</w:t>
        </w:r>
        <w:r w:rsidR="00162948" w:rsidRPr="00070854">
          <w:rPr>
            <w:kern w:val="0"/>
            <w:highlight w:val="yellow"/>
            <w:vertAlign w:val="subscript"/>
          </w:rPr>
          <w:t>x</w:t>
        </w:r>
        <w:r w:rsidR="00162948">
          <w:rPr>
            <w:kern w:val="0"/>
          </w:rPr>
          <w:t xml:space="preserve"> with</w:t>
        </w:r>
        <w:r w:rsidR="00162948" w:rsidRPr="00162948">
          <w:rPr>
            <w:kern w:val="0"/>
          </w:rPr>
          <w:t xml:space="preserve"> </w:t>
        </w:r>
      </w:ins>
      <w:ins w:id="153" w:author="Zou Rujia" w:date="2019-03-24T14:38:00Z">
        <w:r w:rsidR="00162948" w:rsidRPr="00162948">
          <w:rPr>
            <w:kern w:val="0"/>
          </w:rPr>
          <w:t>oxygen in the air</w:t>
        </w:r>
      </w:ins>
      <w:del w:id="154" w:author="Zou Rujia" w:date="2019-03-22T17:23:00Z">
        <w:r w:rsidR="007C24F7" w:rsidRPr="00462D77" w:rsidDel="009B0697">
          <w:rPr>
            <w:kern w:val="0"/>
            <w:highlight w:val="yellow"/>
            <w:rPrChange w:id="155" w:author="Zou Rujia" w:date="2019-03-24T13:18:00Z">
              <w:rPr>
                <w:kern w:val="0"/>
              </w:rPr>
            </w:rPrChange>
          </w:rPr>
          <w:delText xml:space="preserve"> </w:delText>
        </w:r>
      </w:del>
      <w:bookmarkEnd w:id="144"/>
      <w:bookmarkEnd w:id="145"/>
      <w:ins w:id="156" w:author="Zou Rujia" w:date="2019-03-22T17:28:00Z">
        <w:r w:rsidR="009B0697" w:rsidRPr="00462D77">
          <w:rPr>
            <w:rFonts w:eastAsia="ScalaSansLF-Bold"/>
            <w:bCs/>
            <w:kern w:val="0"/>
            <w:highlight w:val="yellow"/>
            <w:rPrChange w:id="157" w:author="Zou Rujia" w:date="2019-03-24T13:18:00Z">
              <w:rPr>
                <w:rFonts w:eastAsia="ScalaSansLF-Bold"/>
                <w:bCs/>
                <w:kern w:val="0"/>
                <w:vertAlign w:val="subscript"/>
              </w:rPr>
            </w:rPrChange>
          </w:rPr>
          <w:t>.</w:t>
        </w:r>
        <w:r w:rsidR="009B0697" w:rsidRPr="00A857F7">
          <w:rPr>
            <w:rFonts w:eastAsia="ScalaSansLF-Bold"/>
            <w:bCs/>
            <w:kern w:val="0"/>
          </w:rPr>
          <w:t xml:space="preserve"> </w:t>
        </w:r>
      </w:ins>
      <w:del w:id="158" w:author="Zou Rujia" w:date="2019-03-22T17:28:00Z">
        <w:r w:rsidR="007C24F7" w:rsidRPr="00A857F7" w:rsidDel="009B0697">
          <w:rPr>
            <w:kern w:val="0"/>
          </w:rPr>
          <w:delText>the sulfide yet converted to oxide</w:delText>
        </w:r>
      </w:del>
      <w:del w:id="159" w:author="hezhiqiangqaq@icloud.com" w:date="2019-03-24T19:08:00Z">
        <w:r w:rsidR="007C24F7" w:rsidRPr="00A857F7" w:rsidDel="00045242">
          <w:rPr>
            <w:kern w:val="0"/>
          </w:rPr>
          <w:delText xml:space="preserve">. </w:delText>
        </w:r>
      </w:del>
      <w:ins w:id="160" w:author="Zou Rujia" w:date="2019-03-22T17:38:00Z">
        <w:r w:rsidR="00DA0CEE" w:rsidRPr="00A857F7">
          <w:rPr>
            <w:kern w:val="0"/>
          </w:rPr>
          <w:t>Thus</w:t>
        </w:r>
      </w:ins>
      <w:del w:id="161" w:author="Zou Rujia" w:date="2019-03-22T17:38:00Z">
        <w:r w:rsidR="007C24F7" w:rsidRPr="00A857F7" w:rsidDel="00DA0CEE">
          <w:rPr>
            <w:kern w:val="0"/>
          </w:rPr>
          <w:delText>In that way,</w:delText>
        </w:r>
      </w:del>
      <w:r w:rsidR="007C24F7" w:rsidRPr="00A857F7">
        <w:rPr>
          <w:kern w:val="0"/>
        </w:rPr>
        <w:t xml:space="preserve"> </w:t>
      </w:r>
      <w:ins w:id="162" w:author="Zou Rujia" w:date="2019-03-24T14:51:00Z">
        <w:r w:rsidR="00A241CE" w:rsidRPr="00EF3E9D">
          <w:rPr>
            <w:color w:val="222222"/>
            <w:spacing w:val="3"/>
            <w:shd w:val="clear" w:color="auto" w:fill="FFFFFF"/>
          </w:rPr>
          <w:t xml:space="preserve">the </w:t>
        </w:r>
        <w:r w:rsidR="00A241CE" w:rsidRPr="00A857F7">
          <w:rPr>
            <w:kern w:val="0"/>
          </w:rPr>
          <w:t xml:space="preserve">orthorhombic </w:t>
        </w:r>
        <w:r w:rsidR="00A241CE" w:rsidRPr="00A857F7">
          <w:rPr>
            <w:rFonts w:eastAsia="ScalaSansLF-Bold"/>
            <w:bCs/>
            <w:kern w:val="0"/>
          </w:rPr>
          <w:t>Nb</w:t>
        </w:r>
        <w:r w:rsidR="00A241CE" w:rsidRPr="00A857F7">
          <w:rPr>
            <w:rFonts w:eastAsia="ScalaSansLF-Bold"/>
            <w:bCs/>
            <w:kern w:val="0"/>
            <w:vertAlign w:val="subscript"/>
          </w:rPr>
          <w:t>2</w:t>
        </w:r>
        <w:r w:rsidR="00A241CE" w:rsidRPr="00A857F7">
          <w:rPr>
            <w:rFonts w:eastAsia="ScalaSansLF-Bold"/>
            <w:bCs/>
            <w:kern w:val="0"/>
          </w:rPr>
          <w:t>O</w:t>
        </w:r>
        <w:r w:rsidR="00A241CE" w:rsidRPr="00A857F7">
          <w:rPr>
            <w:rFonts w:eastAsia="ScalaSansLF-Bold"/>
            <w:bCs/>
            <w:kern w:val="0"/>
            <w:vertAlign w:val="subscript"/>
          </w:rPr>
          <w:t>5</w:t>
        </w:r>
        <w:r w:rsidR="00A241CE" w:rsidRPr="00EF3E9D">
          <w:rPr>
            <w:color w:val="222222"/>
            <w:spacing w:val="3"/>
            <w:shd w:val="clear" w:color="auto" w:fill="FFFFFF"/>
          </w:rPr>
          <w:t xml:space="preserve"> </w:t>
        </w:r>
      </w:ins>
      <w:ins w:id="163" w:author="Zou Rujia" w:date="2019-03-24T14:52:00Z">
        <w:r w:rsidR="00A241CE">
          <w:rPr>
            <w:color w:val="222222"/>
            <w:spacing w:val="3"/>
            <w:shd w:val="clear" w:color="auto" w:fill="FFFFFF"/>
          </w:rPr>
          <w:t xml:space="preserve">is obtained by </w:t>
        </w:r>
      </w:ins>
      <w:ins w:id="164" w:author="Zou Rujia" w:date="2019-03-24T14:56:00Z">
        <w:r w:rsidR="00B01691" w:rsidRPr="00A857F7">
          <w:rPr>
            <w:kern w:val="0"/>
          </w:rPr>
          <w:t>oxidation</w:t>
        </w:r>
      </w:ins>
      <w:ins w:id="165" w:author="hezhiqiangqaq@icloud.com" w:date="2019-03-24T19:09:00Z">
        <w:r w:rsidR="00045242">
          <w:rPr>
            <w:kern w:val="0"/>
          </w:rPr>
          <w:t xml:space="preserve"> </w:t>
        </w:r>
        <w:r w:rsidR="00045242" w:rsidRPr="00045242">
          <w:rPr>
            <w:rFonts w:hint="eastAsia"/>
            <w:color w:val="FF0000"/>
            <w:kern w:val="0"/>
            <w:rPrChange w:id="166" w:author="hezhiqiangqaq@icloud.com" w:date="2019-03-24T19:09:00Z">
              <w:rPr>
                <w:rFonts w:hint="eastAsia"/>
                <w:kern w:val="0"/>
              </w:rPr>
            </w:rPrChange>
          </w:rPr>
          <w:t>from</w:t>
        </w:r>
      </w:ins>
      <w:ins w:id="167" w:author="Zou Rujia" w:date="2019-03-24T14:56:00Z">
        <w:r w:rsidR="00B01691" w:rsidRPr="00045242">
          <w:rPr>
            <w:color w:val="FF0000"/>
            <w:kern w:val="0"/>
            <w:rPrChange w:id="168" w:author="hezhiqiangqaq@icloud.com" w:date="2019-03-24T19:09:00Z">
              <w:rPr>
                <w:kern w:val="0"/>
              </w:rPr>
            </w:rPrChange>
          </w:rPr>
          <w:t xml:space="preserve"> </w:t>
        </w:r>
        <w:r w:rsidR="00B01691" w:rsidRPr="00A857F7">
          <w:rPr>
            <w:kern w:val="0"/>
          </w:rPr>
          <w:t>NbS</w:t>
        </w:r>
        <w:r w:rsidR="00B01691" w:rsidRPr="00A857F7">
          <w:rPr>
            <w:kern w:val="0"/>
            <w:vertAlign w:val="subscript"/>
          </w:rPr>
          <w:t>x</w:t>
        </w:r>
        <w:r w:rsidR="00B01691" w:rsidRPr="00162948">
          <w:rPr>
            <w:kern w:val="0"/>
          </w:rPr>
          <w:t xml:space="preserve"> </w:t>
        </w:r>
      </w:ins>
      <w:ins w:id="169" w:author="Zou Rujia" w:date="2019-03-24T14:57:00Z">
        <w:r w:rsidR="00B01691">
          <w:rPr>
            <w:kern w:val="0"/>
          </w:rPr>
          <w:t xml:space="preserve">with </w:t>
        </w:r>
      </w:ins>
      <w:ins w:id="170" w:author="Zou Rujia" w:date="2019-03-22T17:40:00Z">
        <w:r w:rsidR="00DA0CEE" w:rsidRPr="00A857F7">
          <w:rPr>
            <w:color w:val="222222"/>
            <w:spacing w:val="3"/>
            <w:shd w:val="clear" w:color="auto" w:fill="FFFFFF"/>
            <w:rPrChange w:id="171" w:author="Zou Rujia" w:date="2019-03-22T17:54:00Z">
              <w:rPr>
                <w:rFonts w:ascii="Times" w:hAnsi="Times" w:cs="Times"/>
                <w:color w:val="222222"/>
                <w:spacing w:val="3"/>
                <w:sz w:val="26"/>
                <w:szCs w:val="26"/>
                <w:shd w:val="clear" w:color="auto" w:fill="FFFFFF"/>
              </w:rPr>
            </w:rPrChange>
          </w:rPr>
          <w:t xml:space="preserve">manipulating the oxidizing ability of </w:t>
        </w:r>
      </w:ins>
      <w:ins w:id="172" w:author="Zou Rujia" w:date="2019-03-22T17:41:00Z">
        <w:r w:rsidR="00DA0CEE" w:rsidRPr="00A857F7">
          <w:rPr>
            <w:kern w:val="0"/>
          </w:rPr>
          <w:t>the oxygen-containing functional groups on GO</w:t>
        </w:r>
      </w:ins>
      <w:ins w:id="173" w:author="Zou Rujia" w:date="2019-03-22T17:40:00Z">
        <w:r w:rsidR="00DA0CEE" w:rsidRPr="00A857F7">
          <w:rPr>
            <w:color w:val="222222"/>
            <w:spacing w:val="3"/>
            <w:shd w:val="clear" w:color="auto" w:fill="FFFFFF"/>
            <w:rPrChange w:id="174" w:author="Zou Rujia" w:date="2019-03-22T17:54:00Z">
              <w:rPr>
                <w:rFonts w:ascii="Times" w:hAnsi="Times" w:cs="Times"/>
                <w:color w:val="222222"/>
                <w:spacing w:val="3"/>
                <w:sz w:val="26"/>
                <w:szCs w:val="26"/>
                <w:shd w:val="clear" w:color="auto" w:fill="FFFFFF"/>
              </w:rPr>
            </w:rPrChange>
          </w:rPr>
          <w:t xml:space="preserve"> surface</w:t>
        </w:r>
      </w:ins>
      <w:ins w:id="175" w:author="Zou Rujia" w:date="2019-03-24T14:47:00Z">
        <w:del w:id="176" w:author="hezhiqiangqaq@icloud.com" w:date="2019-03-24T19:08:00Z">
          <w:r w:rsidR="00A241CE" w:rsidDel="00045242">
            <w:rPr>
              <w:color w:val="222222"/>
              <w:spacing w:val="3"/>
              <w:shd w:val="clear" w:color="auto" w:fill="FFFFFF"/>
            </w:rPr>
            <w:delText xml:space="preserve"> </w:delText>
          </w:r>
        </w:del>
      </w:ins>
      <w:del w:id="177" w:author="Zou Rujia" w:date="2019-03-22T17:39:00Z">
        <w:r w:rsidR="007C24F7" w:rsidRPr="00A857F7" w:rsidDel="00DA0CEE">
          <w:rPr>
            <w:kern w:val="0"/>
          </w:rPr>
          <w:delText>it</w:delText>
        </w:r>
      </w:del>
      <w:del w:id="178" w:author="Zou Rujia" w:date="2019-03-22T17:42:00Z">
        <w:r w:rsidR="007C24F7" w:rsidRPr="00A857F7" w:rsidDel="00DA0CEE">
          <w:rPr>
            <w:kern w:val="0"/>
          </w:rPr>
          <w:delText xml:space="preserve"> could only be considered that </w:delText>
        </w:r>
        <w:bookmarkStart w:id="179" w:name="OLE_LINK23"/>
        <w:r w:rsidR="007C24F7" w:rsidRPr="00A857F7" w:rsidDel="00DA0CEE">
          <w:rPr>
            <w:kern w:val="0"/>
          </w:rPr>
          <w:delText>the oxygen-containing functional groups on GO</w:delText>
        </w:r>
        <w:bookmarkEnd w:id="179"/>
        <w:r w:rsidR="007C24F7" w:rsidRPr="00A857F7" w:rsidDel="00DA0CEE">
          <w:rPr>
            <w:kern w:val="0"/>
          </w:rPr>
          <w:delText xml:space="preserve"> participated in the reaction</w:delText>
        </w:r>
      </w:del>
      <w:r w:rsidR="007C24F7" w:rsidRPr="00A857F7">
        <w:rPr>
          <w:kern w:val="0"/>
        </w:rPr>
        <w:t xml:space="preserve">. </w:t>
      </w:r>
      <w:ins w:id="180" w:author="Zou Rujia" w:date="2019-03-22T17:43:00Z">
        <w:r w:rsidR="00C90C09" w:rsidRPr="00A857F7">
          <w:rPr>
            <w:kern w:val="0"/>
          </w:rPr>
          <w:t>To further analyze</w:t>
        </w:r>
      </w:ins>
      <w:ins w:id="181" w:author="Zou Rujia" w:date="2019-03-22T17:48:00Z">
        <w:r w:rsidR="005050F7" w:rsidRPr="00A857F7">
          <w:rPr>
            <w:kern w:val="0"/>
          </w:rPr>
          <w:t xml:space="preserve"> the chemical composition of </w:t>
        </w:r>
      </w:ins>
      <w:ins w:id="182" w:author="Zou Rujia" w:date="2019-03-22T17:46:00Z">
        <w:r w:rsidR="005050F7" w:rsidRPr="00A857F7">
          <w:rPr>
            <w:kern w:val="0"/>
          </w:rPr>
          <w:t xml:space="preserve">the as-obtained </w:t>
        </w:r>
      </w:ins>
      <w:ins w:id="183" w:author="Zou Rujia" w:date="2019-03-22T17:47:00Z">
        <w:r w:rsidR="005050F7" w:rsidRPr="00A857F7">
          <w:rPr>
            <w:kern w:val="0"/>
          </w:rPr>
          <w:t xml:space="preserve">sample after calcined at 800 </w:t>
        </w:r>
        <w:r w:rsidR="005050F7" w:rsidRPr="00A857F7">
          <w:rPr>
            <w:kern w:val="0"/>
            <w:vertAlign w:val="superscript"/>
          </w:rPr>
          <w:t>o</w:t>
        </w:r>
        <w:r w:rsidR="005050F7" w:rsidRPr="00A857F7">
          <w:rPr>
            <w:kern w:val="0"/>
          </w:rPr>
          <w:t xml:space="preserve">C for </w:t>
        </w:r>
        <w:del w:id="184" w:author="hezhiqiangqaq@icloud.com" w:date="2019-03-24T19:10:00Z">
          <w:r w:rsidR="005050F7" w:rsidRPr="00A857F7" w:rsidDel="00045242">
            <w:rPr>
              <w:kern w:val="0"/>
            </w:rPr>
            <w:delText>8</w:delText>
          </w:r>
        </w:del>
      </w:ins>
      <w:ins w:id="185" w:author="hezhiqiangqaq@icloud.com" w:date="2019-03-24T19:10:00Z">
        <w:r w:rsidR="00045242">
          <w:rPr>
            <w:kern w:val="0"/>
          </w:rPr>
          <w:t>6</w:t>
        </w:r>
      </w:ins>
      <w:ins w:id="186" w:author="Zou Rujia" w:date="2019-03-22T17:47:00Z">
        <w:r w:rsidR="005050F7" w:rsidRPr="00A857F7">
          <w:rPr>
            <w:kern w:val="0"/>
          </w:rPr>
          <w:t xml:space="preserve"> h, </w:t>
        </w:r>
      </w:ins>
      <w:r w:rsidR="007C24F7" w:rsidRPr="00D37855">
        <w:rPr>
          <w:kern w:val="0"/>
        </w:rPr>
        <w:t>X-ray photoelectron spectroscopy (X</w:t>
      </w:r>
      <w:r w:rsidR="007C24F7" w:rsidRPr="00A857F7">
        <w:rPr>
          <w:kern w:val="0"/>
        </w:rPr>
        <w:t>PS) was utilized</w:t>
      </w:r>
      <w:del w:id="187" w:author="Zou Rujia" w:date="2019-03-22T17:49:00Z">
        <w:r w:rsidR="007C24F7" w:rsidRPr="00A857F7" w:rsidDel="005050F7">
          <w:rPr>
            <w:kern w:val="0"/>
          </w:rPr>
          <w:delText xml:space="preserve"> to further analyze the surface chemical state</w:delText>
        </w:r>
      </w:del>
      <w:r w:rsidR="007C24F7" w:rsidRPr="00A857F7">
        <w:rPr>
          <w:kern w:val="0"/>
        </w:rPr>
        <w:t xml:space="preserve">. As can be seen from the </w:t>
      </w:r>
      <w:del w:id="188" w:author="hezhiqiangqaq@icloud.com" w:date="2019-03-24T19:10:00Z">
        <w:r w:rsidR="007C24F7" w:rsidRPr="00A857F7" w:rsidDel="00045242">
          <w:rPr>
            <w:rFonts w:hint="eastAsia"/>
            <w:b/>
            <w:kern w:val="0"/>
          </w:rPr>
          <w:fldChar w:fldCharType="begin"/>
        </w:r>
        <w:r w:rsidR="007C24F7" w:rsidRPr="00A857F7" w:rsidDel="00045242">
          <w:rPr>
            <w:rFonts w:hint="eastAsia"/>
            <w:kern w:val="0"/>
          </w:rPr>
          <w:delInstrText xml:space="preserve"> REF _Ref2608461 \h </w:delInstrText>
        </w:r>
        <w:r w:rsidR="007C24F7" w:rsidRPr="00A857F7" w:rsidDel="00045242">
          <w:rPr>
            <w:rFonts w:hint="eastAsia"/>
            <w:b/>
            <w:kern w:val="0"/>
          </w:rPr>
          <w:delInstrText xml:space="preserve"> \* MERGEFORMAT </w:delInstrText>
        </w:r>
        <w:r w:rsidR="007C24F7" w:rsidRPr="00A857F7" w:rsidDel="00045242">
          <w:rPr>
            <w:rFonts w:hint="eastAsia"/>
            <w:b/>
            <w:kern w:val="0"/>
          </w:rPr>
        </w:r>
        <w:r w:rsidR="007C24F7" w:rsidRPr="00A857F7" w:rsidDel="00045242">
          <w:rPr>
            <w:rFonts w:hint="eastAsia"/>
            <w:b/>
            <w:kern w:val="0"/>
            <w:rPrChange w:id="189" w:author="Zou Rujia" w:date="2019-03-22T17:54:00Z">
              <w:rPr>
                <w:b/>
                <w:kern w:val="0"/>
              </w:rPr>
            </w:rPrChange>
          </w:rPr>
          <w:fldChar w:fldCharType="separate"/>
        </w:r>
        <w:r w:rsidR="007C24F7" w:rsidRPr="00A857F7" w:rsidDel="00045242">
          <w:rPr>
            <w:rFonts w:hint="eastAsia"/>
            <w:b/>
          </w:rPr>
          <w:delText>Fi</w:delText>
        </w:r>
      </w:del>
      <w:ins w:id="190" w:author="Zou Rujia" w:date="2019-03-22T17:53:00Z">
        <w:del w:id="191" w:author="hezhiqiangqaq@icloud.com" w:date="2019-03-24T19:10:00Z">
          <w:r w:rsidR="00884D72" w:rsidRPr="00D37855" w:rsidDel="00045242">
            <w:rPr>
              <w:rFonts w:hint="eastAsia"/>
              <w:b/>
            </w:rPr>
            <w:delText xml:space="preserve">Figure </w:delText>
          </w:r>
        </w:del>
      </w:ins>
      <w:del w:id="192" w:author="hezhiqiangqaq@icloud.com" w:date="2019-03-24T19:10:00Z">
        <w:r w:rsidR="007C24F7" w:rsidRPr="00D37855" w:rsidDel="00045242">
          <w:rPr>
            <w:rFonts w:hint="eastAsia"/>
            <w:b/>
          </w:rPr>
          <w:delText xml:space="preserve">gure </w:delText>
        </w:r>
        <w:r w:rsidR="007C24F7" w:rsidRPr="00D37855" w:rsidDel="00045242">
          <w:rPr>
            <w:rFonts w:hint="eastAsia"/>
            <w:b/>
            <w:noProof/>
          </w:rPr>
          <w:delText>2</w:delText>
        </w:r>
        <w:r w:rsidR="007C24F7" w:rsidRPr="00A857F7" w:rsidDel="00045242">
          <w:rPr>
            <w:rFonts w:hint="eastAsia"/>
            <w:b/>
            <w:kern w:val="0"/>
          </w:rPr>
          <w:fldChar w:fldCharType="end"/>
        </w:r>
      </w:del>
      <w:ins w:id="193" w:author="Zou Rujia" w:date="2019-03-22T17:53:00Z">
        <w:del w:id="194" w:author="hezhiqiangqaq@icloud.com" w:date="2019-03-24T19:10:00Z">
          <w:r w:rsidR="00884D72" w:rsidRPr="00A857F7" w:rsidDel="00045242">
            <w:rPr>
              <w:rFonts w:hint="eastAsia"/>
              <w:b/>
              <w:kern w:val="0"/>
            </w:rPr>
            <w:delText xml:space="preserve"> </w:delText>
          </w:r>
        </w:del>
      </w:ins>
      <w:ins w:id="195" w:author="hezhiqiangqaq@icloud.com" w:date="2019-03-24T19:10:00Z">
        <w:r w:rsidR="00045242">
          <w:rPr>
            <w:rFonts w:hint="eastAsia"/>
            <w:b/>
            <w:kern w:val="0"/>
          </w:rPr>
          <w:t>Figure</w:t>
        </w:r>
      </w:ins>
      <w:ins w:id="196" w:author="Zou Rujia" w:date="2019-03-22T17:52:00Z">
        <w:r w:rsidR="00884D72" w:rsidRPr="00A857F7">
          <w:rPr>
            <w:b/>
            <w:kern w:val="0"/>
          </w:rPr>
          <w:t>1</w:t>
        </w:r>
      </w:ins>
      <w:r w:rsidR="007C24F7" w:rsidRPr="00D37855">
        <w:rPr>
          <w:b/>
          <w:kern w:val="0"/>
        </w:rPr>
        <w:t>b</w:t>
      </w:r>
      <w:r w:rsidR="007C24F7" w:rsidRPr="00D37855">
        <w:rPr>
          <w:kern w:val="0"/>
        </w:rPr>
        <w:t xml:space="preserve">, there are four pairs of split peaks, which are at </w:t>
      </w:r>
      <w:r w:rsidR="007C24F7" w:rsidRPr="00A857F7">
        <w:rPr>
          <w:kern w:val="0"/>
        </w:rPr>
        <w:t xml:space="preserve">~207.0 and 209.9 eV, 207.3 and 210.2 eV, 207.7 and 210.6 eV, 208.1 and 210.9 eV, </w:t>
      </w:r>
      <w:ins w:id="197" w:author="Zou Rujia" w:date="2019-03-23T14:05:00Z">
        <w:r w:rsidR="001C46C3" w:rsidRPr="001C46C3">
          <w:rPr>
            <w:kern w:val="0"/>
          </w:rPr>
          <w:t xml:space="preserve">for </w:t>
        </w:r>
      </w:ins>
      <w:r w:rsidR="007C24F7" w:rsidRPr="00A857F7">
        <w:rPr>
          <w:kern w:val="0"/>
        </w:rPr>
        <w:t>representing Nb 3d</w:t>
      </w:r>
      <w:r w:rsidR="007C24F7" w:rsidRPr="00A857F7">
        <w:rPr>
          <w:kern w:val="0"/>
          <w:vertAlign w:val="subscript"/>
        </w:rPr>
        <w:t>5/2</w:t>
      </w:r>
      <w:r w:rsidR="007C24F7" w:rsidRPr="00A857F7">
        <w:rPr>
          <w:kern w:val="0"/>
        </w:rPr>
        <w:t xml:space="preserve"> and Nb 3d</w:t>
      </w:r>
      <w:r w:rsidR="007C24F7" w:rsidRPr="00A857F7">
        <w:rPr>
          <w:kern w:val="0"/>
          <w:vertAlign w:val="subscript"/>
        </w:rPr>
        <w:t>3/2</w:t>
      </w:r>
      <w:r w:rsidR="007C24F7" w:rsidRPr="00A857F7">
        <w:rPr>
          <w:kern w:val="0"/>
        </w:rPr>
        <w:t>, respectively. They suggest</w:t>
      </w:r>
      <w:ins w:id="198" w:author="Zou Rujia" w:date="2019-03-22T17:57:00Z">
        <w:r w:rsidR="00D37855">
          <w:rPr>
            <w:kern w:val="0"/>
          </w:rPr>
          <w:t xml:space="preserve"> </w:t>
        </w:r>
      </w:ins>
      <w:ins w:id="199" w:author="Zou Rujia" w:date="2019-03-22T17:58:00Z">
        <w:r w:rsidR="00D37855">
          <w:rPr>
            <w:kern w:val="0"/>
          </w:rPr>
          <w:t>that</w:t>
        </w:r>
      </w:ins>
      <w:r w:rsidR="007C24F7" w:rsidRPr="00D37855">
        <w:rPr>
          <w:kern w:val="0"/>
        </w:rPr>
        <w:t xml:space="preserve"> the </w:t>
      </w:r>
      <w:ins w:id="200" w:author="Zou Rujia" w:date="2019-03-22T17:58:00Z">
        <w:r w:rsidR="00D37855" w:rsidRPr="007800B1">
          <w:rPr>
            <w:kern w:val="0"/>
          </w:rPr>
          <w:t xml:space="preserve">as-obtained sample is </w:t>
        </w:r>
      </w:ins>
      <w:r w:rsidR="007C24F7" w:rsidRPr="007800B1">
        <w:rPr>
          <w:kern w:val="0"/>
        </w:rPr>
        <w:t>Nb</w:t>
      </w:r>
      <w:r w:rsidR="007C24F7" w:rsidRPr="007800B1">
        <w:rPr>
          <w:kern w:val="0"/>
          <w:vertAlign w:val="subscript"/>
        </w:rPr>
        <w:t>2</w:t>
      </w:r>
      <w:r w:rsidR="007C24F7" w:rsidRPr="007800B1">
        <w:rPr>
          <w:kern w:val="0"/>
        </w:rPr>
        <w:t>O</w:t>
      </w:r>
      <w:r w:rsidR="007C24F7" w:rsidRPr="007800B1">
        <w:rPr>
          <w:kern w:val="0"/>
          <w:vertAlign w:val="subscript"/>
        </w:rPr>
        <w:t>5</w:t>
      </w:r>
      <w:r w:rsidR="007C24F7" w:rsidRPr="007800B1">
        <w:rPr>
          <w:kern w:val="0"/>
        </w:rPr>
        <w:t xml:space="preserve"> </w:t>
      </w:r>
      <w:del w:id="201" w:author="Zou Rujia" w:date="2019-03-22T17:58:00Z">
        <w:r w:rsidR="007C24F7" w:rsidRPr="007800B1" w:rsidDel="00D37855">
          <w:rPr>
            <w:kern w:val="0"/>
          </w:rPr>
          <w:delText xml:space="preserve">are mainly species in the </w:delText>
        </w:r>
      </w:del>
      <w:ins w:id="202" w:author="Zou Rujia" w:date="2019-03-22T17:56:00Z">
        <w:r w:rsidR="00D37855" w:rsidRPr="007800B1">
          <w:rPr>
            <w:kern w:val="0"/>
          </w:rPr>
          <w:t>-obtained sample</w:t>
        </w:r>
      </w:ins>
      <w:del w:id="203" w:author="Zou Rujia" w:date="2019-03-22T17:56:00Z">
        <w:r w:rsidR="007C24F7" w:rsidRPr="007800B1" w:rsidDel="00D37855">
          <w:rPr>
            <w:rFonts w:eastAsia="ScalaSansLF-Bold"/>
            <w:bCs/>
            <w:kern w:val="0"/>
          </w:rPr>
          <w:delText>S-Nb</w:delText>
        </w:r>
        <w:r w:rsidR="007C24F7" w:rsidRPr="007800B1" w:rsidDel="00D37855">
          <w:rPr>
            <w:rFonts w:eastAsia="ScalaSansLF-Bold"/>
            <w:bCs/>
            <w:kern w:val="0"/>
            <w:vertAlign w:val="subscript"/>
          </w:rPr>
          <w:delText>2</w:delText>
        </w:r>
        <w:r w:rsidR="007C24F7" w:rsidRPr="007800B1" w:rsidDel="00D37855">
          <w:rPr>
            <w:rFonts w:eastAsia="ScalaSansLF-Bold"/>
            <w:bCs/>
            <w:kern w:val="0"/>
          </w:rPr>
          <w:delText>O</w:delText>
        </w:r>
        <w:r w:rsidR="007C24F7" w:rsidRPr="007800B1" w:rsidDel="00D37855">
          <w:rPr>
            <w:rFonts w:eastAsia="ScalaSansLF-Bold"/>
            <w:bCs/>
            <w:kern w:val="0"/>
            <w:vertAlign w:val="subscript"/>
          </w:rPr>
          <w:delText>5</w:delText>
        </w:r>
        <w:r w:rsidR="007C24F7" w:rsidRPr="007800B1" w:rsidDel="00D37855">
          <w:rPr>
            <w:rFonts w:eastAsia="ScalaSansLF-Bold"/>
            <w:bCs/>
            <w:kern w:val="0"/>
          </w:rPr>
          <w:delText>@rGO</w:delText>
        </w:r>
      </w:del>
      <w:r w:rsidR="007C24F7" w:rsidRPr="007800B1">
        <w:rPr>
          <w:kern w:val="0"/>
        </w:rPr>
        <w:t xml:space="preserve">. </w:t>
      </w:r>
      <w:ins w:id="204" w:author="Zou Rujia" w:date="2019-03-23T15:25:00Z">
        <w:r w:rsidR="007800B1" w:rsidRPr="007800B1">
          <w:rPr>
            <w:color w:val="FF0000"/>
            <w:kern w:val="0"/>
          </w:rPr>
          <w:t xml:space="preserve">We have found the peak of </w:t>
        </w:r>
        <w:r w:rsidR="007800B1" w:rsidRPr="007800B1">
          <w:rPr>
            <w:kern w:val="0"/>
          </w:rPr>
          <w:t>Nb</w:t>
        </w:r>
        <w:r w:rsidR="007800B1" w:rsidRPr="007800B1">
          <w:rPr>
            <w:kern w:val="0"/>
            <w:vertAlign w:val="superscript"/>
          </w:rPr>
          <w:t>4+</w:t>
        </w:r>
        <w:r w:rsidR="007800B1" w:rsidRPr="007800B1">
          <w:rPr>
            <w:kern w:val="0"/>
          </w:rPr>
          <w:t xml:space="preserve"> state</w:t>
        </w:r>
        <w:r w:rsidR="007800B1" w:rsidRPr="007800B1">
          <w:rPr>
            <w:color w:val="FF0000"/>
            <w:kern w:val="0"/>
          </w:rPr>
          <w:t xml:space="preserve"> is seen at ~207.0 eV, which</w:t>
        </w:r>
        <w:r w:rsidR="007800B1" w:rsidRPr="007800B1">
          <w:rPr>
            <w:color w:val="000000"/>
            <w:shd w:val="clear" w:color="auto" w:fill="FFFFFF"/>
            <w:rPrChange w:id="205" w:author="Zou Rujia" w:date="2019-03-23T15:29:00Z"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rPrChange>
          </w:rPr>
          <w:t xml:space="preserve"> could be indicative of the </w:t>
        </w:r>
        <w:r w:rsidR="007800B1" w:rsidRPr="007800B1">
          <w:rPr>
            <w:color w:val="FF0000"/>
            <w:kern w:val="0"/>
          </w:rPr>
          <w:t>incompletely oxidized Nb</w:t>
        </w:r>
        <w:r w:rsidR="007800B1" w:rsidRPr="007800B1">
          <w:rPr>
            <w:color w:val="FF0000"/>
            <w:kern w:val="0"/>
            <w:vertAlign w:val="superscript"/>
          </w:rPr>
          <w:t>4+</w:t>
        </w:r>
        <w:r w:rsidR="007800B1" w:rsidRPr="007800B1">
          <w:rPr>
            <w:color w:val="FF0000"/>
            <w:kern w:val="0"/>
          </w:rPr>
          <w:t xml:space="preserve"> to </w:t>
        </w:r>
        <w:r w:rsidR="007800B1" w:rsidRPr="007800B1">
          <w:rPr>
            <w:color w:val="000000"/>
            <w:shd w:val="clear" w:color="auto" w:fill="FFFFFF"/>
            <w:rPrChange w:id="206" w:author="Zou Rujia" w:date="2019-03-23T15:29:00Z"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rPrChange>
          </w:rPr>
          <w:t>from</w:t>
        </w:r>
        <w:r w:rsidR="007800B1" w:rsidRPr="007800B1">
          <w:rPr>
            <w:kern w:val="0"/>
          </w:rPr>
          <w:t xml:space="preserve"> the bonds of</w:t>
        </w:r>
        <w:r w:rsidR="007800B1" w:rsidRPr="007800B1">
          <w:rPr>
            <w:color w:val="000000"/>
            <w:shd w:val="clear" w:color="auto" w:fill="FFFFFF"/>
            <w:rPrChange w:id="207" w:author="Zou Rujia" w:date="2019-03-23T15:29:00Z">
              <w:rPr>
                <w:rFonts w:ascii="Helvetica" w:hAnsi="Helvetica"/>
                <w:color w:val="000000"/>
                <w:sz w:val="21"/>
                <w:szCs w:val="21"/>
                <w:shd w:val="clear" w:color="auto" w:fill="FFFFFF"/>
              </w:rPr>
            </w:rPrChange>
          </w:rPr>
          <w:t xml:space="preserve"> </w:t>
        </w:r>
        <w:r w:rsidR="007800B1" w:rsidRPr="007800B1">
          <w:rPr>
            <w:kern w:val="0"/>
          </w:rPr>
          <w:t>S-Nb</w:t>
        </w:r>
      </w:ins>
      <w:del w:id="208" w:author="Zou Rujia" w:date="2019-03-23T15:29:00Z">
        <w:r w:rsidR="007C24F7" w:rsidRPr="007800B1" w:rsidDel="007800B1">
          <w:rPr>
            <w:kern w:val="0"/>
          </w:rPr>
          <w:delText xml:space="preserve">The peak at </w:delText>
        </w:r>
        <w:bookmarkStart w:id="209" w:name="OLE_LINK29"/>
        <w:bookmarkStart w:id="210" w:name="OLE_LINK30"/>
        <w:r w:rsidR="007C24F7" w:rsidRPr="007800B1" w:rsidDel="007800B1">
          <w:rPr>
            <w:kern w:val="0"/>
          </w:rPr>
          <w:delText xml:space="preserve">207.0 eV </w:delText>
        </w:r>
      </w:del>
      <w:bookmarkEnd w:id="209"/>
      <w:bookmarkEnd w:id="210"/>
      <w:del w:id="211" w:author="Zou Rujia" w:date="2019-03-23T15:12:00Z">
        <w:r w:rsidR="007C24F7" w:rsidRPr="007800B1" w:rsidDel="00B25225">
          <w:rPr>
            <w:kern w:val="0"/>
          </w:rPr>
          <w:delText xml:space="preserve">could </w:delText>
        </w:r>
      </w:del>
      <w:del w:id="212" w:author="Zou Rujia" w:date="2019-03-23T15:29:00Z">
        <w:r w:rsidR="007C24F7" w:rsidRPr="007800B1" w:rsidDel="007800B1">
          <w:rPr>
            <w:kern w:val="0"/>
          </w:rPr>
          <w:delText>attribute</w:delText>
        </w:r>
      </w:del>
      <w:del w:id="213" w:author="Zou Rujia" w:date="2019-03-23T15:30:00Z">
        <w:r w:rsidR="007C24F7" w:rsidRPr="007800B1" w:rsidDel="007800B1">
          <w:rPr>
            <w:kern w:val="0"/>
          </w:rPr>
          <w:delText xml:space="preserve"> to the incompletely oxidized </w:delText>
        </w:r>
        <w:bookmarkStart w:id="214" w:name="OLE_LINK27"/>
        <w:bookmarkStart w:id="215" w:name="OLE_LINK28"/>
        <w:r w:rsidR="007C24F7" w:rsidRPr="007800B1" w:rsidDel="007800B1">
          <w:rPr>
            <w:kern w:val="0"/>
          </w:rPr>
          <w:delText>Nb</w:delText>
        </w:r>
        <w:r w:rsidR="007C24F7" w:rsidRPr="007800B1" w:rsidDel="007800B1">
          <w:rPr>
            <w:kern w:val="0"/>
            <w:vertAlign w:val="superscript"/>
          </w:rPr>
          <w:delText>4+</w:delText>
        </w:r>
        <w:bookmarkEnd w:id="214"/>
        <w:bookmarkEnd w:id="215"/>
        <w:r w:rsidR="007C24F7" w:rsidRPr="007800B1" w:rsidDel="007800B1">
          <w:rPr>
            <w:kern w:val="0"/>
          </w:rPr>
          <w:delText xml:space="preserve"> that connected with S atoms partially</w:delText>
        </w:r>
      </w:del>
      <w:r w:rsidR="007C24F7" w:rsidRPr="007800B1">
        <w:rPr>
          <w:kern w:val="0"/>
          <w:vertAlign w:val="superscript"/>
        </w:rPr>
        <w:fldChar w:fldCharType="begin"/>
      </w:r>
      <w:r w:rsidR="007C24F7" w:rsidRPr="007800B1">
        <w:rPr>
          <w:kern w:val="0"/>
          <w:vertAlign w:val="superscript"/>
        </w:rPr>
        <w:instrText xml:space="preserve"> REF _Ref3054268 \r \h  \* MERGEFORMAT </w:instrText>
      </w:r>
      <w:r w:rsidR="007C24F7" w:rsidRPr="007800B1">
        <w:rPr>
          <w:kern w:val="0"/>
          <w:vertAlign w:val="superscript"/>
        </w:rPr>
      </w:r>
      <w:r w:rsidR="007C24F7" w:rsidRPr="007800B1">
        <w:rPr>
          <w:kern w:val="0"/>
          <w:vertAlign w:val="superscript"/>
          <w:rPrChange w:id="216" w:author="Zou Rujia" w:date="2019-03-23T15:30:00Z">
            <w:rPr>
              <w:kern w:val="0"/>
              <w:vertAlign w:val="superscript"/>
            </w:rPr>
          </w:rPrChange>
        </w:rPr>
        <w:fldChar w:fldCharType="separate"/>
      </w:r>
      <w:r w:rsidR="007C24F7" w:rsidRPr="007800B1">
        <w:rPr>
          <w:kern w:val="0"/>
          <w:vertAlign w:val="superscript"/>
        </w:rPr>
        <w:t>[24]</w:t>
      </w:r>
      <w:r w:rsidR="007C24F7" w:rsidRPr="007800B1">
        <w:rPr>
          <w:kern w:val="0"/>
          <w:vertAlign w:val="superscript"/>
        </w:rPr>
        <w:fldChar w:fldCharType="end"/>
      </w:r>
      <w:r w:rsidR="007C24F7" w:rsidRPr="007800B1">
        <w:rPr>
          <w:kern w:val="0"/>
        </w:rPr>
        <w:t xml:space="preserve">. </w:t>
      </w:r>
      <w:del w:id="217" w:author="Zou Rujia" w:date="2019-03-23T15:30:00Z">
        <w:r w:rsidR="007C24F7" w:rsidRPr="00A857F7" w:rsidDel="007800B1">
          <w:rPr>
            <w:kern w:val="0"/>
          </w:rPr>
          <w:delText xml:space="preserve">Namely, sulfur is doped into the </w:delText>
        </w:r>
        <w:r w:rsidR="007C24F7" w:rsidRPr="00D37855" w:rsidDel="007800B1">
          <w:rPr>
            <w:kern w:val="0"/>
          </w:rPr>
          <w:delText>Nb</w:delText>
        </w:r>
        <w:r w:rsidR="007C24F7" w:rsidRPr="00D37855" w:rsidDel="007800B1">
          <w:rPr>
            <w:kern w:val="0"/>
            <w:vertAlign w:val="subscript"/>
          </w:rPr>
          <w:delText>2</w:delText>
        </w:r>
        <w:r w:rsidR="007C24F7" w:rsidRPr="00D37855" w:rsidDel="007800B1">
          <w:rPr>
            <w:kern w:val="0"/>
          </w:rPr>
          <w:delText>O</w:delText>
        </w:r>
        <w:r w:rsidR="007C24F7" w:rsidRPr="00D37855" w:rsidDel="007800B1">
          <w:rPr>
            <w:kern w:val="0"/>
            <w:vertAlign w:val="subscript"/>
          </w:rPr>
          <w:delText>5</w:delText>
        </w:r>
        <w:r w:rsidR="007C24F7" w:rsidRPr="00D37855" w:rsidDel="007800B1">
          <w:rPr>
            <w:kern w:val="0"/>
          </w:rPr>
          <w:delText xml:space="preserve"> nanoparticles. </w:delText>
        </w:r>
      </w:del>
      <w:del w:id="218" w:author="Zou Rujia" w:date="2019-03-23T14:11:00Z">
        <w:r w:rsidR="007C24F7" w:rsidRPr="00D37855" w:rsidDel="006F0B04">
          <w:rPr>
            <w:kern w:val="0"/>
          </w:rPr>
          <w:delText xml:space="preserve">This is consistent with the results we derived from the previous images of S-element mapping. </w:delText>
        </w:r>
      </w:del>
      <w:ins w:id="219" w:author="Zou Rujia" w:date="2019-03-23T15:34:00Z">
        <w:r w:rsidR="009B2F7F" w:rsidRPr="009B2F7F">
          <w:rPr>
            <w:kern w:val="0"/>
          </w:rPr>
          <w:t xml:space="preserve">Previous experiments have shown </w:t>
        </w:r>
      </w:ins>
      <w:ins w:id="220" w:author="Zou Rujia" w:date="2019-03-23T15:38:00Z">
        <w:r w:rsidR="009B2F7F" w:rsidRPr="009B2F7F">
          <w:rPr>
            <w:kern w:val="0"/>
          </w:rPr>
          <w:t xml:space="preserve">participating </w:t>
        </w:r>
        <w:r w:rsidR="009B2F7F" w:rsidRPr="00D37855">
          <w:rPr>
            <w:kern w:val="0"/>
          </w:rPr>
          <w:t>in the reaction</w:t>
        </w:r>
        <w:r w:rsidR="009B2F7F" w:rsidRPr="00D37855" w:rsidDel="009B2F7F">
          <w:rPr>
            <w:kern w:val="0"/>
          </w:rPr>
          <w:t xml:space="preserve"> </w:t>
        </w:r>
        <w:r w:rsidR="009B2F7F">
          <w:rPr>
            <w:rFonts w:hint="eastAsia"/>
            <w:kern w:val="0"/>
          </w:rPr>
          <w:t>with</w:t>
        </w:r>
        <w:r w:rsidR="009B2F7F">
          <w:rPr>
            <w:kern w:val="0"/>
          </w:rPr>
          <w:t xml:space="preserve"> </w:t>
        </w:r>
      </w:ins>
      <w:ins w:id="221" w:author="Zou Rujia" w:date="2019-03-23T15:36:00Z">
        <w:r w:rsidR="009B2F7F" w:rsidRPr="00A857F7">
          <w:rPr>
            <w:kern w:val="0"/>
          </w:rPr>
          <w:t>different oxygen-containing functional gr</w:t>
        </w:r>
        <w:r w:rsidR="009B2F7F" w:rsidRPr="00D37855">
          <w:rPr>
            <w:kern w:val="0"/>
          </w:rPr>
          <w:t xml:space="preserve">oups on the GO </w:t>
        </w:r>
      </w:ins>
      <w:del w:id="222" w:author="Zou Rujia" w:date="2019-03-23T15:35:00Z">
        <w:r w:rsidR="007C24F7" w:rsidRPr="00D37855" w:rsidDel="009B2F7F">
          <w:rPr>
            <w:kern w:val="0"/>
          </w:rPr>
          <w:delText xml:space="preserve">As for </w:delText>
        </w:r>
      </w:del>
      <w:ins w:id="223" w:author="Zou Rujia" w:date="2019-03-23T15:36:00Z">
        <w:r w:rsidR="009B2F7F" w:rsidRPr="009B2F7F">
          <w:rPr>
            <w:kern w:val="0"/>
          </w:rPr>
          <w:t xml:space="preserve">to have </w:t>
        </w:r>
      </w:ins>
      <w:r w:rsidR="007C24F7" w:rsidRPr="00D37855">
        <w:rPr>
          <w:kern w:val="0"/>
        </w:rPr>
        <w:t xml:space="preserve">the </w:t>
      </w:r>
      <w:del w:id="224" w:author="Zou Rujia" w:date="2019-03-23T15:35:00Z">
        <w:r w:rsidR="007C24F7" w:rsidRPr="00D37855" w:rsidDel="009B2F7F">
          <w:rPr>
            <w:kern w:val="0"/>
          </w:rPr>
          <w:delText xml:space="preserve">other </w:delText>
        </w:r>
      </w:del>
      <w:r w:rsidR="007C24F7" w:rsidRPr="00D37855">
        <w:rPr>
          <w:kern w:val="0"/>
        </w:rPr>
        <w:t xml:space="preserve">three peaks at 207.3 eV, 207.7 eV and 208.1 eV, </w:t>
      </w:r>
      <w:r w:rsidR="007C24F7" w:rsidRPr="00D37855">
        <w:rPr>
          <w:kern w:val="0"/>
        </w:rPr>
        <w:lastRenderedPageBreak/>
        <w:t xml:space="preserve">respectively, </w:t>
      </w:r>
      <w:del w:id="225" w:author="Zou Rujia" w:date="2019-03-23T15:37:00Z">
        <w:r w:rsidR="007C24F7" w:rsidRPr="00D37855" w:rsidDel="009B2F7F">
          <w:rPr>
            <w:kern w:val="0"/>
          </w:rPr>
          <w:delText xml:space="preserve">the difference in values </w:delText>
        </w:r>
        <w:r w:rsidR="007C24F7" w:rsidRPr="00A857F7" w:rsidDel="009B2F7F">
          <w:rPr>
            <w:kern w:val="0"/>
          </w:rPr>
          <w:delText>among them is due to</w:delText>
        </w:r>
      </w:del>
      <w:del w:id="226" w:author="Zou Rujia" w:date="2019-03-23T15:36:00Z">
        <w:r w:rsidR="007C24F7" w:rsidRPr="00A857F7" w:rsidDel="009B2F7F">
          <w:rPr>
            <w:kern w:val="0"/>
          </w:rPr>
          <w:delText xml:space="preserve"> different oxygen-containing functional gr</w:delText>
        </w:r>
        <w:r w:rsidR="007C24F7" w:rsidRPr="00D37855" w:rsidDel="009B2F7F">
          <w:rPr>
            <w:kern w:val="0"/>
          </w:rPr>
          <w:delText>oups on the GO participate in the reaction</w:delText>
        </w:r>
      </w:del>
      <w:r w:rsidR="007C24F7" w:rsidRPr="00D37855">
        <w:rPr>
          <w:kern w:val="0"/>
        </w:rPr>
        <w:t xml:space="preserve">, which </w:t>
      </w:r>
      <w:del w:id="227" w:author="Zou Rujia" w:date="2019-03-23T15:40:00Z">
        <w:r w:rsidR="007C24F7" w:rsidRPr="00D37855" w:rsidDel="009B2F7F">
          <w:rPr>
            <w:rFonts w:hint="eastAsia"/>
            <w:kern w:val="0"/>
          </w:rPr>
          <w:delText xml:space="preserve">makes </w:delText>
        </w:r>
      </w:del>
      <w:ins w:id="228" w:author="Zou Rujia" w:date="2019-03-23T15:40:00Z">
        <w:r w:rsidR="009B2F7F">
          <w:rPr>
            <w:rFonts w:hint="eastAsia"/>
            <w:kern w:val="0"/>
          </w:rPr>
          <w:t>causes</w:t>
        </w:r>
        <w:r w:rsidR="009B2F7F">
          <w:rPr>
            <w:kern w:val="0"/>
          </w:rPr>
          <w:t xml:space="preserve"> </w:t>
        </w:r>
      </w:ins>
      <w:r w:rsidR="007C24F7" w:rsidRPr="00D37855">
        <w:rPr>
          <w:kern w:val="0"/>
        </w:rPr>
        <w:t xml:space="preserve">the </w:t>
      </w:r>
      <w:ins w:id="229" w:author="Zou Rujia" w:date="2019-03-23T15:41:00Z">
        <w:r w:rsidR="009B2F7F" w:rsidRPr="00D37855">
          <w:rPr>
            <w:kern w:val="0"/>
          </w:rPr>
          <w:t xml:space="preserve">different </w:t>
        </w:r>
      </w:ins>
      <w:r w:rsidR="007C24F7" w:rsidRPr="00D37855">
        <w:rPr>
          <w:kern w:val="0"/>
        </w:rPr>
        <w:t xml:space="preserve">bonding energy of Nb-O </w:t>
      </w:r>
      <w:del w:id="230" w:author="Zou Rujia" w:date="2019-03-23T15:41:00Z">
        <w:r w:rsidR="007C24F7" w:rsidRPr="00D37855" w:rsidDel="009B2F7F">
          <w:rPr>
            <w:kern w:val="0"/>
          </w:rPr>
          <w:delText>different</w:delText>
        </w:r>
      </w:del>
      <w:r w:rsidR="007C24F7" w:rsidRPr="00A857F7">
        <w:rPr>
          <w:kern w:val="0"/>
          <w:vertAlign w:val="superscript"/>
        </w:rPr>
        <w:fldChar w:fldCharType="begin"/>
      </w:r>
      <w:r w:rsidR="007C24F7" w:rsidRPr="00A857F7">
        <w:rPr>
          <w:kern w:val="0"/>
          <w:vertAlign w:val="superscript"/>
        </w:rPr>
        <w:instrText xml:space="preserve"> REF _Ref3054281 \r \h  \* MERGEFORMAT </w:instrText>
      </w:r>
      <w:r w:rsidR="007C24F7" w:rsidRPr="00A857F7">
        <w:rPr>
          <w:kern w:val="0"/>
          <w:vertAlign w:val="superscript"/>
        </w:rPr>
      </w:r>
      <w:r w:rsidR="007C24F7" w:rsidRPr="00A857F7">
        <w:rPr>
          <w:kern w:val="0"/>
          <w:vertAlign w:val="superscript"/>
          <w:rPrChange w:id="231" w:author="Zou Rujia" w:date="2019-03-22T17:54:00Z">
            <w:rPr>
              <w:kern w:val="0"/>
              <w:vertAlign w:val="superscript"/>
            </w:rPr>
          </w:rPrChange>
        </w:rPr>
        <w:fldChar w:fldCharType="separate"/>
      </w:r>
      <w:r w:rsidR="007C24F7" w:rsidRPr="00A857F7">
        <w:rPr>
          <w:kern w:val="0"/>
          <w:vertAlign w:val="superscript"/>
        </w:rPr>
        <w:t>[25]</w:t>
      </w:r>
      <w:r w:rsidR="007C24F7" w:rsidRPr="00A857F7">
        <w:rPr>
          <w:kern w:val="0"/>
          <w:vertAlign w:val="superscript"/>
        </w:rPr>
        <w:fldChar w:fldCharType="end"/>
      </w:r>
      <w:r w:rsidR="007C24F7" w:rsidRPr="00A857F7">
        <w:rPr>
          <w:kern w:val="0"/>
        </w:rPr>
        <w:t xml:space="preserve">. </w:t>
      </w:r>
      <w:r w:rsidR="007C24F7" w:rsidRPr="00A857F7">
        <w:rPr>
          <w:b/>
          <w:color w:val="000000" w:themeColor="text1"/>
          <w:kern w:val="0"/>
        </w:rPr>
        <w:t>Figure S3</w:t>
      </w:r>
      <w:r w:rsidR="007C24F7" w:rsidRPr="00D37855">
        <w:rPr>
          <w:kern w:val="0"/>
        </w:rPr>
        <w:t xml:space="preserve"> display the </w:t>
      </w:r>
      <w:bookmarkStart w:id="232" w:name="OLE_LINK24"/>
      <w:bookmarkStart w:id="233" w:name="OLE_LINK25"/>
      <w:bookmarkStart w:id="234" w:name="OLE_LINK26"/>
      <w:r w:rsidR="007C24F7" w:rsidRPr="00D37855">
        <w:rPr>
          <w:kern w:val="0"/>
        </w:rPr>
        <w:t xml:space="preserve">XPS spectra </w:t>
      </w:r>
      <w:bookmarkEnd w:id="232"/>
      <w:bookmarkEnd w:id="233"/>
      <w:bookmarkEnd w:id="234"/>
      <w:r w:rsidR="007C24F7" w:rsidRPr="00D37855">
        <w:rPr>
          <w:kern w:val="0"/>
        </w:rPr>
        <w:t xml:space="preserve">of O 1s region, the peaks at </w:t>
      </w:r>
      <w:ins w:id="235" w:author="Zou Rujia" w:date="2019-03-23T15:48:00Z">
        <w:r w:rsidR="00797A49">
          <w:rPr>
            <w:kern w:val="0"/>
          </w:rPr>
          <w:t>~</w:t>
        </w:r>
      </w:ins>
      <w:r w:rsidR="007C24F7" w:rsidRPr="00D37855">
        <w:rPr>
          <w:kern w:val="0"/>
        </w:rPr>
        <w:t xml:space="preserve">530.1 eV, 530.5 eV </w:t>
      </w:r>
      <w:del w:id="236" w:author="Zou Rujia" w:date="2019-03-23T15:49:00Z">
        <w:r w:rsidR="007C24F7" w:rsidRPr="00D37855" w:rsidDel="00797A49">
          <w:rPr>
            <w:rFonts w:hint="eastAsia"/>
            <w:kern w:val="0"/>
          </w:rPr>
          <w:delText>is</w:delText>
        </w:r>
      </w:del>
      <w:ins w:id="237" w:author="Zou Rujia" w:date="2019-03-23T15:49:00Z">
        <w:r w:rsidR="00797A49">
          <w:rPr>
            <w:rFonts w:hint="eastAsia"/>
            <w:kern w:val="0"/>
          </w:rPr>
          <w:t>are</w:t>
        </w:r>
      </w:ins>
      <w:r w:rsidR="007C24F7" w:rsidRPr="00D37855">
        <w:rPr>
          <w:kern w:val="0"/>
        </w:rPr>
        <w:t xml:space="preserve"> assigned to the bonds of O-Nb</w:t>
      </w:r>
      <w:r w:rsidR="007C24F7" w:rsidRPr="00D37855">
        <w:rPr>
          <w:kern w:val="0"/>
          <w:vertAlign w:val="superscript"/>
        </w:rPr>
        <w:t>4+</w:t>
      </w:r>
      <w:r w:rsidR="007C24F7" w:rsidRPr="00D37855">
        <w:rPr>
          <w:kern w:val="0"/>
        </w:rPr>
        <w:t xml:space="preserve"> and O-Nb</w:t>
      </w:r>
      <w:r w:rsidR="007C24F7" w:rsidRPr="00D37855">
        <w:rPr>
          <w:kern w:val="0"/>
          <w:vertAlign w:val="superscript"/>
        </w:rPr>
        <w:t>5+</w:t>
      </w:r>
      <w:r w:rsidR="007C24F7" w:rsidRPr="00D37855">
        <w:rPr>
          <w:kern w:val="0"/>
        </w:rPr>
        <w:t xml:space="preserve">, the rest peaks at </w:t>
      </w:r>
      <w:ins w:id="238" w:author="Zou Rujia" w:date="2019-03-23T15:49:00Z">
        <w:r w:rsidR="00797A49">
          <w:rPr>
            <w:kern w:val="0"/>
          </w:rPr>
          <w:t>~</w:t>
        </w:r>
      </w:ins>
      <w:r w:rsidR="007C24F7" w:rsidRPr="00D37855">
        <w:rPr>
          <w:kern w:val="0"/>
        </w:rPr>
        <w:t>531.0 eV and 532.2 eV correspond to the bonds of O-C and O-S, respectively</w:t>
      </w:r>
      <w:r w:rsidR="007C24F7" w:rsidRPr="00A857F7">
        <w:rPr>
          <w:kern w:val="0"/>
          <w:vertAlign w:val="superscript"/>
        </w:rPr>
        <w:fldChar w:fldCharType="begin"/>
      </w:r>
      <w:r w:rsidR="007C24F7" w:rsidRPr="00A857F7">
        <w:rPr>
          <w:kern w:val="0"/>
          <w:vertAlign w:val="superscript"/>
        </w:rPr>
        <w:instrText xml:space="preserve"> REF _Ref3054281 \r \h  \* MERGEFORMAT </w:instrText>
      </w:r>
      <w:r w:rsidR="007C24F7" w:rsidRPr="00A857F7">
        <w:rPr>
          <w:kern w:val="0"/>
          <w:vertAlign w:val="superscript"/>
        </w:rPr>
      </w:r>
      <w:r w:rsidR="007C24F7" w:rsidRPr="00A857F7">
        <w:rPr>
          <w:kern w:val="0"/>
          <w:vertAlign w:val="superscript"/>
          <w:rPrChange w:id="239" w:author="Zou Rujia" w:date="2019-03-22T17:54:00Z">
            <w:rPr>
              <w:kern w:val="0"/>
              <w:vertAlign w:val="superscript"/>
            </w:rPr>
          </w:rPrChange>
        </w:rPr>
        <w:fldChar w:fldCharType="separate"/>
      </w:r>
      <w:r w:rsidR="007C24F7" w:rsidRPr="00A857F7">
        <w:rPr>
          <w:kern w:val="0"/>
          <w:vertAlign w:val="superscript"/>
        </w:rPr>
        <w:t>[26]</w:t>
      </w:r>
      <w:r w:rsidR="007C24F7" w:rsidRPr="00A857F7">
        <w:rPr>
          <w:kern w:val="0"/>
          <w:vertAlign w:val="superscript"/>
        </w:rPr>
        <w:fldChar w:fldCharType="end"/>
      </w:r>
      <w:r w:rsidR="007C24F7" w:rsidRPr="00A857F7">
        <w:rPr>
          <w:kern w:val="0"/>
        </w:rPr>
        <w:t xml:space="preserve">. In </w:t>
      </w:r>
      <w:ins w:id="240" w:author="Zou Rujia" w:date="2019-03-22T17:53:00Z">
        <w:r w:rsidR="00884D72" w:rsidRPr="00D37855">
          <w:rPr>
            <w:kern w:val="0"/>
          </w:rPr>
          <w:t xml:space="preserve">Figure </w:t>
        </w:r>
      </w:ins>
      <w:del w:id="241" w:author="Zou Rujia" w:date="2019-03-22T17:52:00Z">
        <w:r w:rsidR="007C24F7" w:rsidRPr="00A857F7" w:rsidDel="00884D72">
          <w:rPr>
            <w:b/>
            <w:kern w:val="0"/>
          </w:rPr>
          <w:fldChar w:fldCharType="begin"/>
        </w:r>
        <w:r w:rsidR="007C24F7" w:rsidRPr="00A857F7" w:rsidDel="00884D72">
          <w:rPr>
            <w:kern w:val="0"/>
          </w:rPr>
          <w:delInstrText xml:space="preserve"> REF _Ref2608461 \h </w:delInstrText>
        </w:r>
        <w:r w:rsidR="007C24F7" w:rsidRPr="00A857F7" w:rsidDel="00884D72">
          <w:rPr>
            <w:b/>
            <w:kern w:val="0"/>
          </w:rPr>
          <w:delInstrText xml:space="preserve"> \* MERGEFORMAT </w:delInstrText>
        </w:r>
        <w:r w:rsidR="007C24F7" w:rsidRPr="00A857F7" w:rsidDel="00884D72">
          <w:rPr>
            <w:b/>
            <w:kern w:val="0"/>
          </w:rPr>
        </w:r>
        <w:r w:rsidR="007C24F7" w:rsidRPr="00A857F7" w:rsidDel="00884D72">
          <w:rPr>
            <w:b/>
            <w:kern w:val="0"/>
            <w:rPrChange w:id="242" w:author="Zou Rujia" w:date="2019-03-22T17:54:00Z">
              <w:rPr>
                <w:b/>
                <w:kern w:val="0"/>
              </w:rPr>
            </w:rPrChange>
          </w:rPr>
          <w:fldChar w:fldCharType="separate"/>
        </w:r>
        <w:r w:rsidR="007C24F7" w:rsidRPr="00A857F7" w:rsidDel="00884D72">
          <w:rPr>
            <w:b/>
          </w:rPr>
          <w:delText xml:space="preserve">Figure </w:delText>
        </w:r>
        <w:r w:rsidR="007C24F7" w:rsidRPr="00D37855" w:rsidDel="00884D72">
          <w:rPr>
            <w:b/>
            <w:noProof/>
          </w:rPr>
          <w:delText>2</w:delText>
        </w:r>
        <w:r w:rsidR="007C24F7" w:rsidRPr="00A857F7" w:rsidDel="00884D72">
          <w:rPr>
            <w:b/>
            <w:kern w:val="0"/>
          </w:rPr>
          <w:fldChar w:fldCharType="end"/>
        </w:r>
      </w:del>
      <w:ins w:id="243" w:author="Zou Rujia" w:date="2019-03-22T17:53:00Z">
        <w:r w:rsidR="00884D72" w:rsidRPr="00A857F7">
          <w:rPr>
            <w:b/>
            <w:kern w:val="0"/>
          </w:rPr>
          <w:t xml:space="preserve"> 1</w:t>
        </w:r>
      </w:ins>
      <w:r w:rsidR="007C24F7" w:rsidRPr="00D37855">
        <w:rPr>
          <w:b/>
          <w:kern w:val="0"/>
        </w:rPr>
        <w:t>c</w:t>
      </w:r>
      <w:r w:rsidR="007C24F7" w:rsidRPr="00D37855">
        <w:rPr>
          <w:kern w:val="0"/>
        </w:rPr>
        <w:t xml:space="preserve">, </w:t>
      </w:r>
      <w:ins w:id="244" w:author="Zou Rujia" w:date="2019-03-23T16:13:00Z">
        <w:r w:rsidR="00597653" w:rsidRPr="00597653">
          <w:rPr>
            <w:rFonts w:hint="eastAsia"/>
            <w:kern w:val="0"/>
          </w:rPr>
          <w:t xml:space="preserve">the peaks at binding energies of </w:t>
        </w:r>
      </w:ins>
      <w:ins w:id="245" w:author="Zou Rujia" w:date="2019-03-23T16:14:00Z">
        <w:r w:rsidR="00597653">
          <w:rPr>
            <w:kern w:val="0"/>
          </w:rPr>
          <w:t>~</w:t>
        </w:r>
        <w:r w:rsidR="00597653" w:rsidRPr="00D37855">
          <w:rPr>
            <w:kern w:val="0"/>
          </w:rPr>
          <w:t xml:space="preserve">164.2 and 165.4 eV </w:t>
        </w:r>
      </w:ins>
      <w:ins w:id="246" w:author="Zou Rujia" w:date="2019-03-23T16:15:00Z">
        <w:r w:rsidR="00281E8A" w:rsidRPr="00281E8A">
          <w:rPr>
            <w:kern w:val="0"/>
          </w:rPr>
          <w:t xml:space="preserve">are associated with </w:t>
        </w:r>
      </w:ins>
      <w:bookmarkStart w:id="247" w:name="OLE_LINK33"/>
      <w:bookmarkStart w:id="248" w:name="OLE_LINK34"/>
      <w:ins w:id="249" w:author="Zou Rujia" w:date="2019-03-23T16:16:00Z">
        <w:r w:rsidR="00281E8A" w:rsidRPr="00D37855">
          <w:rPr>
            <w:kern w:val="0"/>
          </w:rPr>
          <w:t xml:space="preserve">the bonds of </w:t>
        </w:r>
        <w:bookmarkEnd w:id="247"/>
        <w:bookmarkEnd w:id="248"/>
        <w:r w:rsidR="00281E8A" w:rsidRPr="00D37855">
          <w:rPr>
            <w:kern w:val="0"/>
          </w:rPr>
          <w:t>S-O</w:t>
        </w:r>
      </w:ins>
      <w:ins w:id="250" w:author="Zou Rujia" w:date="2019-03-23T16:18:00Z">
        <w:r w:rsidR="00281E8A">
          <w:rPr>
            <w:kern w:val="0"/>
          </w:rPr>
          <w:t>,</w:t>
        </w:r>
        <w:r w:rsidR="00281E8A" w:rsidRPr="00281E8A">
          <w:rPr>
            <w:rFonts w:hint="eastAsia"/>
            <w:kern w:val="0"/>
          </w:rPr>
          <w:t xml:space="preserve"> </w:t>
        </w:r>
        <w:r w:rsidR="00281E8A" w:rsidRPr="00597653">
          <w:rPr>
            <w:rFonts w:hint="eastAsia"/>
            <w:kern w:val="0"/>
          </w:rPr>
          <w:t>whereas other peaks at</w:t>
        </w:r>
        <w:r w:rsidR="00281E8A">
          <w:rPr>
            <w:kern w:val="0"/>
          </w:rPr>
          <w:t xml:space="preserve"> ~</w:t>
        </w:r>
        <w:r w:rsidR="00281E8A" w:rsidRPr="00D37855">
          <w:rPr>
            <w:kern w:val="0"/>
          </w:rPr>
          <w:t xml:space="preserve">163.8 and 164.9 eV </w:t>
        </w:r>
        <w:r w:rsidR="00281E8A" w:rsidRPr="00597653">
          <w:rPr>
            <w:kern w:val="0"/>
          </w:rPr>
          <w:t xml:space="preserve">are assigned to </w:t>
        </w:r>
      </w:ins>
      <w:ins w:id="251" w:author="Zou Rujia" w:date="2019-03-23T16:19:00Z">
        <w:r w:rsidR="00281E8A" w:rsidRPr="00D37855">
          <w:rPr>
            <w:kern w:val="0"/>
          </w:rPr>
          <w:t xml:space="preserve">the bonds of </w:t>
        </w:r>
      </w:ins>
      <w:ins w:id="252" w:author="Zou Rujia" w:date="2019-03-23T16:18:00Z">
        <w:r w:rsidR="00281E8A" w:rsidRPr="00D37855">
          <w:rPr>
            <w:kern w:val="0"/>
          </w:rPr>
          <w:t>S-C</w:t>
        </w:r>
      </w:ins>
      <w:ins w:id="253" w:author="Zou Rujia" w:date="2019-03-23T16:19:00Z">
        <w:r w:rsidR="00281E8A">
          <w:rPr>
            <w:kern w:val="0"/>
          </w:rPr>
          <w:t>.</w:t>
        </w:r>
      </w:ins>
      <w:ins w:id="254" w:author="Zou Rujia" w:date="2019-03-23T16:18:00Z">
        <w:r w:rsidR="00281E8A" w:rsidRPr="00D37855" w:rsidDel="00281E8A">
          <w:rPr>
            <w:kern w:val="0"/>
          </w:rPr>
          <w:t xml:space="preserve"> </w:t>
        </w:r>
      </w:ins>
      <w:del w:id="255" w:author="Zou Rujia" w:date="2019-03-23T16:17:00Z">
        <w:r w:rsidR="007C24F7" w:rsidRPr="00D37855" w:rsidDel="00281E8A">
          <w:rPr>
            <w:kern w:val="0"/>
          </w:rPr>
          <w:delText>the XPS spectra of S 2p, a couple of peaks at 164.2 and 165.4 eV that are associated with S 2p</w:delText>
        </w:r>
        <w:r w:rsidR="007C24F7" w:rsidRPr="00D37855" w:rsidDel="00281E8A">
          <w:rPr>
            <w:kern w:val="0"/>
            <w:vertAlign w:val="subscript"/>
          </w:rPr>
          <w:delText>3/2</w:delText>
        </w:r>
        <w:r w:rsidR="007C24F7" w:rsidRPr="00D37855" w:rsidDel="00281E8A">
          <w:rPr>
            <w:kern w:val="0"/>
          </w:rPr>
          <w:delText xml:space="preserve"> and S 2p</w:delText>
        </w:r>
        <w:r w:rsidR="007C24F7" w:rsidRPr="00D37855" w:rsidDel="00281E8A">
          <w:rPr>
            <w:kern w:val="0"/>
            <w:vertAlign w:val="subscript"/>
          </w:rPr>
          <w:delText>1/2</w:delText>
        </w:r>
        <w:r w:rsidR="007C24F7" w:rsidRPr="00D37855" w:rsidDel="00281E8A">
          <w:rPr>
            <w:kern w:val="0"/>
          </w:rPr>
          <w:delText xml:space="preserve"> are ascribed to the bonds of S-O</w:delText>
        </w:r>
      </w:del>
      <w:r w:rsidR="007C24F7" w:rsidRPr="00D37855">
        <w:rPr>
          <w:kern w:val="0"/>
        </w:rPr>
        <w:t xml:space="preserve">. </w:t>
      </w:r>
      <w:del w:id="256" w:author="Zou Rujia" w:date="2019-03-23T16:19:00Z">
        <w:r w:rsidR="007C24F7" w:rsidRPr="00D37855" w:rsidDel="00281E8A">
          <w:rPr>
            <w:kern w:val="0"/>
          </w:rPr>
          <w:delText xml:space="preserve">The peaks at 163.8 and 164.9 eV are related to the formation of S-C. </w:delText>
        </w:r>
      </w:del>
      <w:ins w:id="257" w:author="Zou Rujia" w:date="2019-03-23T16:20:00Z">
        <w:r w:rsidR="00281E8A" w:rsidRPr="00A857F7">
          <w:rPr>
            <w:kern w:val="0"/>
          </w:rPr>
          <w:t>In carbon spectra (</w:t>
        </w:r>
        <w:r w:rsidR="00281E8A" w:rsidRPr="00A857F7">
          <w:rPr>
            <w:b/>
            <w:kern w:val="0"/>
          </w:rPr>
          <w:t>Figure 1d</w:t>
        </w:r>
        <w:r w:rsidR="00281E8A" w:rsidRPr="00D37855">
          <w:rPr>
            <w:kern w:val="0"/>
          </w:rPr>
          <w:t>)</w:t>
        </w:r>
      </w:ins>
      <w:ins w:id="258" w:author="Zou Rujia" w:date="2019-03-23T16:25:00Z">
        <w:r w:rsidR="00904193" w:rsidRPr="00904193">
          <w:t xml:space="preserve"> </w:t>
        </w:r>
        <w:r w:rsidR="00904193">
          <w:t xml:space="preserve">can be </w:t>
        </w:r>
        <w:r w:rsidR="00904193">
          <w:rPr>
            <w:kern w:val="0"/>
          </w:rPr>
          <w:t>deconvolute</w:t>
        </w:r>
        <w:r w:rsidR="00904193" w:rsidRPr="00904193">
          <w:rPr>
            <w:kern w:val="0"/>
          </w:rPr>
          <w:t xml:space="preserve"> into</w:t>
        </w:r>
      </w:ins>
      <w:ins w:id="259" w:author="Zou Rujia" w:date="2019-03-23T16:20:00Z">
        <w:r w:rsidR="00281E8A" w:rsidRPr="00D37855">
          <w:rPr>
            <w:kern w:val="0"/>
          </w:rPr>
          <w:t xml:space="preserve"> five peaks at </w:t>
        </w:r>
        <w:r w:rsidR="00281E8A">
          <w:rPr>
            <w:kern w:val="0"/>
          </w:rPr>
          <w:t>~</w:t>
        </w:r>
        <w:r w:rsidR="00281E8A" w:rsidRPr="00D37855">
          <w:rPr>
            <w:kern w:val="0"/>
          </w:rPr>
          <w:t xml:space="preserve">284.3, 284.8, 285.2, 286.1 and 289.5 eV, respectively, which </w:t>
        </w:r>
      </w:ins>
      <w:ins w:id="260" w:author="Zou Rujia" w:date="2019-03-23T16:26:00Z">
        <w:r w:rsidR="00904193" w:rsidRPr="00904193">
          <w:rPr>
            <w:kern w:val="0"/>
          </w:rPr>
          <w:t xml:space="preserve">corresponds to </w:t>
        </w:r>
      </w:ins>
      <w:ins w:id="261" w:author="Zou Rujia" w:date="2019-03-23T16:27:00Z">
        <w:r w:rsidR="00904193">
          <w:rPr>
            <w:kern w:val="0"/>
          </w:rPr>
          <w:t>the</w:t>
        </w:r>
      </w:ins>
      <w:ins w:id="262" w:author="Zou Rujia" w:date="2019-03-23T16:20:00Z">
        <w:r w:rsidR="00281E8A" w:rsidRPr="00D37855">
          <w:rPr>
            <w:kern w:val="0"/>
          </w:rPr>
          <w:t xml:space="preserve"> C-S, C-C, C=C, C-O and C=O</w:t>
        </w:r>
        <w:r w:rsidR="00281E8A" w:rsidRPr="00A857F7">
          <w:rPr>
            <w:kern w:val="0"/>
            <w:vertAlign w:val="superscript"/>
          </w:rPr>
          <w:fldChar w:fldCharType="begin"/>
        </w:r>
        <w:r w:rsidR="00281E8A" w:rsidRPr="00A857F7">
          <w:rPr>
            <w:kern w:val="0"/>
            <w:vertAlign w:val="superscript"/>
          </w:rPr>
          <w:instrText xml:space="preserve"> REF _Ref3055098 \r \h  \* MERGEFORMAT </w:instrText>
        </w:r>
      </w:ins>
      <w:r w:rsidR="00281E8A" w:rsidRPr="00A857F7">
        <w:rPr>
          <w:kern w:val="0"/>
          <w:vertAlign w:val="superscript"/>
        </w:rPr>
      </w:r>
      <w:ins w:id="263" w:author="Zou Rujia" w:date="2019-03-23T16:20:00Z">
        <w:r w:rsidR="00281E8A" w:rsidRPr="00A857F7">
          <w:rPr>
            <w:kern w:val="0"/>
            <w:vertAlign w:val="superscript"/>
          </w:rPr>
          <w:fldChar w:fldCharType="separate"/>
        </w:r>
        <w:r w:rsidR="00281E8A" w:rsidRPr="00A857F7">
          <w:rPr>
            <w:kern w:val="0"/>
            <w:vertAlign w:val="superscript"/>
          </w:rPr>
          <w:t>[27]</w:t>
        </w:r>
        <w:r w:rsidR="00281E8A" w:rsidRPr="00A857F7">
          <w:rPr>
            <w:kern w:val="0"/>
            <w:vertAlign w:val="superscript"/>
          </w:rPr>
          <w:fldChar w:fldCharType="end"/>
        </w:r>
        <w:r w:rsidR="00281E8A" w:rsidRPr="00A857F7">
          <w:rPr>
            <w:kern w:val="0"/>
          </w:rPr>
          <w:t>.</w:t>
        </w:r>
        <w:r w:rsidR="00281E8A">
          <w:rPr>
            <w:kern w:val="0"/>
          </w:rPr>
          <w:t xml:space="preserve"> </w:t>
        </w:r>
      </w:ins>
      <w:del w:id="264" w:author="Zou Rujia" w:date="2019-03-23T17:03:00Z">
        <w:r w:rsidR="007C24F7" w:rsidRPr="00D37855" w:rsidDel="00447433">
          <w:rPr>
            <w:kern w:val="0"/>
          </w:rPr>
          <w:delText xml:space="preserve">Exist of S-C bonds imply that sulfur simultaneously doped into the graphene lattice. </w:delText>
        </w:r>
      </w:del>
      <w:bookmarkStart w:id="265" w:name="OLE_LINK40"/>
      <w:bookmarkStart w:id="266" w:name="OLE_LINK41"/>
      <w:ins w:id="267" w:author="Zou Rujia" w:date="2019-03-23T16:30:00Z">
        <w:r w:rsidR="00904193" w:rsidRPr="00904193">
          <w:rPr>
            <w:kern w:val="0"/>
          </w:rPr>
          <w:t>Based on the above analysis,</w:t>
        </w:r>
        <w:r w:rsidR="00904193">
          <w:rPr>
            <w:kern w:val="0"/>
          </w:rPr>
          <w:t xml:space="preserve"> </w:t>
        </w:r>
      </w:ins>
      <w:bookmarkEnd w:id="265"/>
      <w:bookmarkEnd w:id="266"/>
      <w:ins w:id="268" w:author="Zou Rujia" w:date="2019-03-23T16:33:00Z">
        <w:r w:rsidR="00904193" w:rsidRPr="00904193">
          <w:rPr>
            <w:kern w:val="0"/>
            <w:rPrChange w:id="269" w:author="Zou Rujia" w:date="2019-03-23T16:35:00Z">
              <w:rPr>
                <w:rFonts w:ascii="AdvOT999035f4" w:eastAsiaTheme="minorEastAsia" w:hAnsi="AdvOT999035f4" w:cs="AdvOT999035f4"/>
                <w:kern w:val="0"/>
                <w:sz w:val="18"/>
                <w:szCs w:val="18"/>
              </w:rPr>
            </w:rPrChange>
          </w:rPr>
          <w:t xml:space="preserve">the peak shows </w:t>
        </w:r>
      </w:ins>
      <w:ins w:id="270" w:author="Zou Rujia" w:date="2019-03-23T16:36:00Z">
        <w:r w:rsidR="003C5502" w:rsidRPr="00D37855">
          <w:rPr>
            <w:kern w:val="0"/>
          </w:rPr>
          <w:t xml:space="preserve">the </w:t>
        </w:r>
      </w:ins>
      <w:ins w:id="271" w:author="Zou Rujia" w:date="2019-03-23T16:37:00Z">
        <w:r w:rsidR="003C5502" w:rsidRPr="007800B1">
          <w:rPr>
            <w:kern w:val="0"/>
          </w:rPr>
          <w:t>S-Nb</w:t>
        </w:r>
        <w:r w:rsidR="003C5502" w:rsidRPr="003C5502">
          <w:rPr>
            <w:kern w:val="0"/>
          </w:rPr>
          <w:t xml:space="preserve"> </w:t>
        </w:r>
        <w:r w:rsidR="003C5502">
          <w:rPr>
            <w:kern w:val="0"/>
          </w:rPr>
          <w:t xml:space="preserve">and </w:t>
        </w:r>
      </w:ins>
      <w:ins w:id="272" w:author="Zou Rujia" w:date="2019-03-23T16:36:00Z">
        <w:r w:rsidR="003C5502" w:rsidRPr="00D37855">
          <w:rPr>
            <w:kern w:val="0"/>
          </w:rPr>
          <w:t>S-C</w:t>
        </w:r>
        <w:r w:rsidR="003C5502" w:rsidRPr="003C5502">
          <w:rPr>
            <w:kern w:val="0"/>
          </w:rPr>
          <w:t xml:space="preserve"> </w:t>
        </w:r>
      </w:ins>
      <w:ins w:id="273" w:author="Zou Rujia" w:date="2019-03-23T16:33:00Z">
        <w:r w:rsidR="00904193" w:rsidRPr="00904193">
          <w:rPr>
            <w:kern w:val="0"/>
            <w:rPrChange w:id="274" w:author="Zou Rujia" w:date="2019-03-23T16:35:00Z">
              <w:rPr>
                <w:rFonts w:ascii="AdvOT999035f4" w:eastAsiaTheme="minorEastAsia" w:hAnsi="AdvOT999035f4" w:cs="AdvOT999035f4"/>
                <w:kern w:val="0"/>
                <w:sz w:val="18"/>
                <w:szCs w:val="18"/>
              </w:rPr>
            </w:rPrChange>
          </w:rPr>
          <w:t>bond</w:t>
        </w:r>
      </w:ins>
      <w:ins w:id="275" w:author="Zou Rujia" w:date="2019-03-23T16:36:00Z">
        <w:r w:rsidR="003C5502">
          <w:rPr>
            <w:kern w:val="0"/>
          </w:rPr>
          <w:t>s</w:t>
        </w:r>
      </w:ins>
      <w:ins w:id="276" w:author="Zou Rujia" w:date="2019-03-23T16:33:00Z">
        <w:r w:rsidR="00904193" w:rsidRPr="00904193">
          <w:rPr>
            <w:kern w:val="0"/>
            <w:rPrChange w:id="277" w:author="Zou Rujia" w:date="2019-03-23T16:35:00Z">
              <w:rPr>
                <w:rFonts w:ascii="AdvOT999035f4" w:eastAsiaTheme="minorEastAsia" w:hAnsi="AdvOT999035f4" w:cs="AdvOT999035f4"/>
                <w:kern w:val="0"/>
                <w:sz w:val="18"/>
                <w:szCs w:val="18"/>
              </w:rPr>
            </w:rPrChange>
          </w:rPr>
          <w:t xml:space="preserve">, demonstrating the successfully </w:t>
        </w:r>
        <w:bookmarkStart w:id="278" w:name="OLE_LINK38"/>
        <w:bookmarkStart w:id="279" w:name="OLE_LINK39"/>
        <w:r w:rsidR="00904193" w:rsidRPr="00904193">
          <w:rPr>
            <w:kern w:val="0"/>
            <w:rPrChange w:id="280" w:author="Zou Rujia" w:date="2019-03-23T16:35:00Z">
              <w:rPr>
                <w:rFonts w:ascii="AdvOT999035f4" w:eastAsiaTheme="minorEastAsia" w:hAnsi="AdvOT999035f4" w:cs="AdvOT999035f4"/>
                <w:kern w:val="0"/>
                <w:sz w:val="18"/>
                <w:szCs w:val="18"/>
              </w:rPr>
            </w:rPrChange>
          </w:rPr>
          <w:t>S-doped</w:t>
        </w:r>
      </w:ins>
      <w:ins w:id="281" w:author="Zou Rujia" w:date="2019-03-23T16:35:00Z">
        <w:r w:rsidR="00904193" w:rsidRPr="00904193">
          <w:rPr>
            <w:kern w:val="0"/>
            <w:rPrChange w:id="282" w:author="Zou Rujia" w:date="2019-03-23T16:35:00Z">
              <w:rPr>
                <w:rFonts w:ascii="AdvOT999035f4" w:eastAsiaTheme="minorEastAsia" w:hAnsi="AdvOT999035f4" w:cs="AdvOT999035f4"/>
                <w:kern w:val="0"/>
                <w:sz w:val="18"/>
                <w:szCs w:val="18"/>
              </w:rPr>
            </w:rPrChange>
          </w:rPr>
          <w:t xml:space="preserve"> </w:t>
        </w:r>
      </w:ins>
      <w:ins w:id="283" w:author="Zou Rujia" w:date="2019-03-23T16:34:00Z">
        <w:r w:rsidR="00904193" w:rsidRPr="00904193">
          <w:rPr>
            <w:kern w:val="0"/>
            <w:rPrChange w:id="284" w:author="Zou Rujia" w:date="2019-03-23T16:35:00Z">
              <w:rPr>
                <w:rFonts w:eastAsia="ScalaSansLF-Bold"/>
                <w:bCs/>
                <w:kern w:val="0"/>
              </w:rPr>
            </w:rPrChange>
          </w:rPr>
          <w:t>Nb</w:t>
        </w:r>
        <w:r w:rsidR="00904193" w:rsidRPr="00904193">
          <w:rPr>
            <w:kern w:val="0"/>
            <w:vertAlign w:val="subscript"/>
            <w:rPrChange w:id="285" w:author="Zou Rujia" w:date="2019-03-23T16:35:00Z">
              <w:rPr>
                <w:rFonts w:eastAsia="ScalaSansLF-Bold"/>
                <w:bCs/>
                <w:kern w:val="0"/>
                <w:vertAlign w:val="subscript"/>
              </w:rPr>
            </w:rPrChange>
          </w:rPr>
          <w:t>2</w:t>
        </w:r>
        <w:r w:rsidR="00904193" w:rsidRPr="00904193">
          <w:rPr>
            <w:kern w:val="0"/>
            <w:rPrChange w:id="286" w:author="Zou Rujia" w:date="2019-03-23T16:35:00Z">
              <w:rPr>
                <w:rFonts w:eastAsia="ScalaSansLF-Bold"/>
                <w:bCs/>
                <w:kern w:val="0"/>
              </w:rPr>
            </w:rPrChange>
          </w:rPr>
          <w:t>O</w:t>
        </w:r>
        <w:r w:rsidR="00904193" w:rsidRPr="00904193">
          <w:rPr>
            <w:kern w:val="0"/>
            <w:vertAlign w:val="subscript"/>
            <w:rPrChange w:id="287" w:author="Zou Rujia" w:date="2019-03-23T16:35:00Z">
              <w:rPr>
                <w:rFonts w:eastAsia="ScalaSansLF-Bold"/>
                <w:bCs/>
                <w:kern w:val="0"/>
                <w:vertAlign w:val="subscript"/>
              </w:rPr>
            </w:rPrChange>
          </w:rPr>
          <w:t>5</w:t>
        </w:r>
        <w:r w:rsidR="00904193" w:rsidRPr="00904193">
          <w:rPr>
            <w:kern w:val="0"/>
            <w:rPrChange w:id="288" w:author="Zou Rujia" w:date="2019-03-23T16:35:00Z">
              <w:rPr>
                <w:rFonts w:eastAsia="ScalaSansLF-Bold"/>
                <w:bCs/>
                <w:kern w:val="0"/>
              </w:rPr>
            </w:rPrChange>
          </w:rPr>
          <w:t xml:space="preserve"> and rGO </w:t>
        </w:r>
        <w:bookmarkEnd w:id="278"/>
        <w:bookmarkEnd w:id="279"/>
        <w:r w:rsidR="00904193" w:rsidRPr="00904193">
          <w:rPr>
            <w:kern w:val="0"/>
            <w:rPrChange w:id="289" w:author="Zou Rujia" w:date="2019-03-23T16:35:00Z">
              <w:rPr/>
            </w:rPrChange>
          </w:rPr>
          <w:t xml:space="preserve">to form </w:t>
        </w:r>
        <w:r w:rsidR="00904193" w:rsidRPr="00904193">
          <w:rPr>
            <w:kern w:val="0"/>
            <w:rPrChange w:id="290" w:author="Zou Rujia" w:date="2019-03-23T16:35:00Z">
              <w:rPr>
                <w:rFonts w:eastAsia="ScalaSansLF-Bold"/>
                <w:bCs/>
                <w:kern w:val="0"/>
              </w:rPr>
            </w:rPrChange>
          </w:rPr>
          <w:t>S-Nb</w:t>
        </w:r>
        <w:r w:rsidR="00904193" w:rsidRPr="00904193">
          <w:rPr>
            <w:kern w:val="0"/>
            <w:vertAlign w:val="subscript"/>
            <w:rPrChange w:id="291" w:author="Zou Rujia" w:date="2019-03-23T16:35:00Z">
              <w:rPr>
                <w:rFonts w:eastAsia="ScalaSansLF-Bold"/>
                <w:bCs/>
                <w:kern w:val="0"/>
                <w:vertAlign w:val="subscript"/>
              </w:rPr>
            </w:rPrChange>
          </w:rPr>
          <w:t>2</w:t>
        </w:r>
        <w:r w:rsidR="00904193" w:rsidRPr="00904193">
          <w:rPr>
            <w:kern w:val="0"/>
            <w:rPrChange w:id="292" w:author="Zou Rujia" w:date="2019-03-23T16:35:00Z">
              <w:rPr>
                <w:rFonts w:eastAsia="ScalaSansLF-Bold"/>
                <w:bCs/>
                <w:kern w:val="0"/>
              </w:rPr>
            </w:rPrChange>
          </w:rPr>
          <w:t>O</w:t>
        </w:r>
        <w:r w:rsidR="00904193" w:rsidRPr="00904193">
          <w:rPr>
            <w:kern w:val="0"/>
            <w:vertAlign w:val="subscript"/>
            <w:rPrChange w:id="293" w:author="Zou Rujia" w:date="2019-03-23T16:35:00Z">
              <w:rPr>
                <w:rFonts w:eastAsia="ScalaSansLF-Bold"/>
                <w:bCs/>
                <w:kern w:val="0"/>
                <w:vertAlign w:val="subscript"/>
              </w:rPr>
            </w:rPrChange>
          </w:rPr>
          <w:t>5</w:t>
        </w:r>
        <w:r w:rsidR="00904193" w:rsidRPr="00904193">
          <w:rPr>
            <w:kern w:val="0"/>
            <w:rPrChange w:id="294" w:author="Zou Rujia" w:date="2019-03-23T16:35:00Z">
              <w:rPr>
                <w:rFonts w:eastAsia="ScalaSansLF-Bold"/>
                <w:bCs/>
                <w:kern w:val="0"/>
              </w:rPr>
            </w:rPrChange>
          </w:rPr>
          <w:t>@rG</w:t>
        </w:r>
      </w:ins>
      <w:ins w:id="295" w:author="Zou Rujia" w:date="2019-03-23T16:35:00Z">
        <w:r w:rsidR="003C5502">
          <w:rPr>
            <w:kern w:val="0"/>
          </w:rPr>
          <w:t>O</w:t>
        </w:r>
      </w:ins>
      <w:ins w:id="296" w:author="Zou Rujia" w:date="2019-03-23T16:34:00Z">
        <w:r w:rsidR="00904193" w:rsidRPr="00904193">
          <w:rPr>
            <w:kern w:val="0"/>
            <w:rPrChange w:id="297" w:author="Zou Rujia" w:date="2019-03-23T16:35:00Z">
              <w:rPr/>
            </w:rPrChange>
          </w:rPr>
          <w:t xml:space="preserve"> </w:t>
        </w:r>
        <w:r w:rsidR="00904193" w:rsidRPr="00904193">
          <w:rPr>
            <w:kern w:val="0"/>
            <w:rPrChange w:id="298" w:author="Zou Rujia" w:date="2019-03-23T16:35:00Z">
              <w:rPr>
                <w:rFonts w:eastAsia="ScalaSansLF-Bold"/>
                <w:bCs/>
                <w:kern w:val="0"/>
              </w:rPr>
            </w:rPrChange>
          </w:rPr>
          <w:t>composite</w:t>
        </w:r>
      </w:ins>
      <w:ins w:id="299" w:author="Zou Rujia" w:date="2019-03-23T16:37:00Z">
        <w:r w:rsidR="00494E79">
          <w:rPr>
            <w:kern w:val="0"/>
          </w:rPr>
          <w:t>.</w:t>
        </w:r>
      </w:ins>
      <w:ins w:id="300" w:author="Zou Rujia" w:date="2019-03-23T16:42:00Z">
        <w:r w:rsidR="00897B1F" w:rsidRPr="00897B1F">
          <w:t xml:space="preserve"> </w:t>
        </w:r>
        <w:r w:rsidR="00897B1F">
          <w:rPr>
            <w:kern w:val="0"/>
          </w:rPr>
          <w:t xml:space="preserve">In addition, </w:t>
        </w:r>
      </w:ins>
      <w:bookmarkStart w:id="301" w:name="OLE_LINK36"/>
      <w:bookmarkStart w:id="302" w:name="OLE_LINK37"/>
      <w:ins w:id="303" w:author="Zou Rujia" w:date="2019-03-23T16:43:00Z">
        <w:r w:rsidR="00897B1F">
          <w:rPr>
            <w:kern w:val="0"/>
          </w:rPr>
          <w:t>w</w:t>
        </w:r>
        <w:r w:rsidR="00897B1F" w:rsidRPr="00A857F7">
          <w:rPr>
            <w:kern w:val="0"/>
          </w:rPr>
          <w:t>hen the NbS</w:t>
        </w:r>
        <w:r w:rsidR="00897B1F" w:rsidRPr="00A857F7">
          <w:rPr>
            <w:kern w:val="0"/>
            <w:vertAlign w:val="subscript"/>
          </w:rPr>
          <w:t>x</w:t>
        </w:r>
        <w:r w:rsidR="00897B1F" w:rsidRPr="006602E4">
          <w:rPr>
            <w:rFonts w:eastAsia="ScalaSansLF-Bold"/>
            <w:bCs/>
            <w:kern w:val="0"/>
          </w:rPr>
          <w:t>@</w:t>
        </w:r>
        <w:r w:rsidR="00897B1F" w:rsidRPr="00A857F7">
          <w:rPr>
            <w:rFonts w:eastAsia="ScalaSansLF-Bold"/>
            <w:bCs/>
            <w:kern w:val="0"/>
          </w:rPr>
          <w:t>rGO</w:t>
        </w:r>
        <w:r w:rsidR="00897B1F" w:rsidRPr="00A857F7">
          <w:rPr>
            <w:kern w:val="0"/>
          </w:rPr>
          <w:t xml:space="preserve"> was calcined at 800 </w:t>
        </w:r>
        <w:r w:rsidR="00897B1F" w:rsidRPr="006602E4">
          <w:rPr>
            <w:kern w:val="0"/>
            <w:vertAlign w:val="superscript"/>
          </w:rPr>
          <w:t>o</w:t>
        </w:r>
        <w:r w:rsidR="00897B1F" w:rsidRPr="00A857F7">
          <w:rPr>
            <w:kern w:val="0"/>
          </w:rPr>
          <w:t xml:space="preserve">C </w:t>
        </w:r>
      </w:ins>
      <w:ins w:id="304" w:author="Zou Rujia" w:date="2019-03-23T16:45:00Z">
        <w:r w:rsidR="00CC2AF2" w:rsidRPr="00CC2AF2">
          <w:rPr>
            <w:kern w:val="0"/>
          </w:rPr>
          <w:t xml:space="preserve">to </w:t>
        </w:r>
        <w:bookmarkEnd w:id="301"/>
        <w:bookmarkEnd w:id="302"/>
        <w:r w:rsidR="00CC2AF2" w:rsidRPr="00CC2AF2">
          <w:rPr>
            <w:kern w:val="0"/>
          </w:rPr>
          <w:t>extend</w:t>
        </w:r>
        <w:r w:rsidR="00CC2AF2">
          <w:rPr>
            <w:kern w:val="0"/>
          </w:rPr>
          <w:t xml:space="preserve"> </w:t>
        </w:r>
      </w:ins>
      <w:ins w:id="305" w:author="Zou Rujia" w:date="2019-03-23T16:47:00Z">
        <w:r w:rsidR="00CC2AF2">
          <w:rPr>
            <w:kern w:val="0"/>
          </w:rPr>
          <w:t>time</w:t>
        </w:r>
      </w:ins>
      <w:ins w:id="306" w:author="Zou Rujia" w:date="2019-03-23T16:43:00Z">
        <w:r w:rsidR="00897B1F" w:rsidRPr="00A857F7">
          <w:rPr>
            <w:kern w:val="0"/>
          </w:rPr>
          <w:t>,</w:t>
        </w:r>
      </w:ins>
      <w:ins w:id="307" w:author="Zou Rujia" w:date="2019-03-23T16:48:00Z">
        <w:r w:rsidR="00CC2AF2" w:rsidRPr="00CC2AF2">
          <w:t xml:space="preserve"> </w:t>
        </w:r>
        <w:r w:rsidR="00CC2AF2">
          <w:rPr>
            <w:kern w:val="0"/>
          </w:rPr>
          <w:t>n</w:t>
        </w:r>
        <w:r w:rsidR="00CC2AF2" w:rsidRPr="00CC2AF2">
          <w:rPr>
            <w:kern w:val="0"/>
          </w:rPr>
          <w:t>o</w:t>
        </w:r>
        <w:r w:rsidR="00CC2AF2">
          <w:rPr>
            <w:kern w:val="0"/>
          </w:rPr>
          <w:t xml:space="preserve"> </w:t>
        </w:r>
        <w:r w:rsidR="00CC2AF2" w:rsidRPr="00CC2AF2">
          <w:rPr>
            <w:kern w:val="0"/>
          </w:rPr>
          <w:t xml:space="preserve">other </w:t>
        </w:r>
      </w:ins>
      <w:ins w:id="308" w:author="Zou Rujia" w:date="2019-03-23T16:49:00Z">
        <w:r w:rsidR="00CC2AF2">
          <w:rPr>
            <w:kern w:val="0"/>
          </w:rPr>
          <w:t>S</w:t>
        </w:r>
      </w:ins>
      <w:ins w:id="309" w:author="Zou Rujia" w:date="2019-03-23T16:50:00Z">
        <w:r w:rsidR="00CC2AF2" w:rsidRPr="00CC2AF2">
          <w:t xml:space="preserve"> </w:t>
        </w:r>
        <w:r w:rsidR="00CC2AF2">
          <w:rPr>
            <w:kern w:val="0"/>
          </w:rPr>
          <w:t>element</w:t>
        </w:r>
        <w:del w:id="310" w:author="hezhiqiangqaq@icloud.com" w:date="2019-03-24T19:14:00Z">
          <w:r w:rsidR="00CC2AF2" w:rsidDel="00045242">
            <w:rPr>
              <w:kern w:val="0"/>
            </w:rPr>
            <w:delText>a</w:delText>
          </w:r>
        </w:del>
      </w:ins>
      <w:ins w:id="311" w:author="Zou Rujia" w:date="2019-03-23T16:48:00Z">
        <w:r w:rsidR="00CC2AF2" w:rsidRPr="00CC2AF2">
          <w:rPr>
            <w:kern w:val="0"/>
          </w:rPr>
          <w:t xml:space="preserve"> were observed</w:t>
        </w:r>
      </w:ins>
      <w:ins w:id="312" w:author="Zou Rujia" w:date="2019-03-23T16:50:00Z">
        <w:r w:rsidR="00CC2AF2">
          <w:rPr>
            <w:kern w:val="0"/>
          </w:rPr>
          <w:t xml:space="preserve"> (</w:t>
        </w:r>
      </w:ins>
      <w:ins w:id="313" w:author="Zou Rujia" w:date="2019-03-23T16:51:00Z">
        <w:r w:rsidR="00CC2AF2">
          <w:rPr>
            <w:kern w:val="0"/>
          </w:rPr>
          <w:t>Fig. S?</w:t>
        </w:r>
      </w:ins>
      <w:ins w:id="314" w:author="Zou Rujia" w:date="2019-03-23T16:50:00Z">
        <w:r w:rsidR="00CC2AF2">
          <w:rPr>
            <w:kern w:val="0"/>
          </w:rPr>
          <w:t>)</w:t>
        </w:r>
      </w:ins>
      <w:ins w:id="315" w:author="Zou Rujia" w:date="2019-03-23T16:48:00Z">
        <w:r w:rsidR="00CC2AF2" w:rsidRPr="00CC2AF2">
          <w:rPr>
            <w:kern w:val="0"/>
          </w:rPr>
          <w:t xml:space="preserve">, demonstrating </w:t>
        </w:r>
      </w:ins>
      <w:ins w:id="316" w:author="Zou Rujia" w:date="2019-03-23T16:49:00Z">
        <w:r w:rsidR="00CC2AF2" w:rsidRPr="00CC2AF2">
          <w:rPr>
            <w:kern w:val="0"/>
          </w:rPr>
          <w:t>phase pure</w:t>
        </w:r>
        <w:r w:rsidR="00CC2AF2">
          <w:rPr>
            <w:kern w:val="0"/>
          </w:rPr>
          <w:t xml:space="preserve"> </w:t>
        </w:r>
        <w:r w:rsidR="00CC2AF2" w:rsidRPr="006602E4">
          <w:rPr>
            <w:kern w:val="0"/>
          </w:rPr>
          <w:t>Nb</w:t>
        </w:r>
        <w:r w:rsidR="00CC2AF2" w:rsidRPr="006602E4">
          <w:rPr>
            <w:kern w:val="0"/>
            <w:vertAlign w:val="subscript"/>
          </w:rPr>
          <w:t>2</w:t>
        </w:r>
        <w:r w:rsidR="00CC2AF2" w:rsidRPr="006602E4">
          <w:rPr>
            <w:kern w:val="0"/>
          </w:rPr>
          <w:t>O</w:t>
        </w:r>
        <w:r w:rsidR="00CC2AF2" w:rsidRPr="006602E4">
          <w:rPr>
            <w:kern w:val="0"/>
            <w:vertAlign w:val="subscript"/>
          </w:rPr>
          <w:t>5</w:t>
        </w:r>
        <w:r w:rsidR="00CC2AF2" w:rsidRPr="006602E4">
          <w:rPr>
            <w:kern w:val="0"/>
          </w:rPr>
          <w:t>@rG</w:t>
        </w:r>
        <w:r w:rsidR="00CC2AF2">
          <w:rPr>
            <w:kern w:val="0"/>
          </w:rPr>
          <w:t>O</w:t>
        </w:r>
        <w:r w:rsidR="00CC2AF2" w:rsidRPr="006602E4">
          <w:rPr>
            <w:kern w:val="0"/>
          </w:rPr>
          <w:t xml:space="preserve"> composite</w:t>
        </w:r>
        <w:r w:rsidR="00CC2AF2">
          <w:rPr>
            <w:kern w:val="0"/>
          </w:rPr>
          <w:t>.</w:t>
        </w:r>
      </w:ins>
      <w:ins w:id="317" w:author="Zou Rujia" w:date="2019-03-23T16:51:00Z">
        <w:r w:rsidR="00CC2AF2">
          <w:rPr>
            <w:kern w:val="0"/>
          </w:rPr>
          <w:t xml:space="preserve"> </w:t>
        </w:r>
      </w:ins>
      <w:ins w:id="318" w:author="Zou Rujia" w:date="2019-03-23T16:54:00Z">
        <w:r w:rsidR="00CC2AF2" w:rsidRPr="00CC2AF2">
          <w:rPr>
            <w:kern w:val="0"/>
          </w:rPr>
          <w:t>Likewise</w:t>
        </w:r>
        <w:r w:rsidR="00CC2AF2">
          <w:rPr>
            <w:kern w:val="0"/>
          </w:rPr>
          <w:t>,</w:t>
        </w:r>
      </w:ins>
      <w:ins w:id="319" w:author="Zou Rujia" w:date="2019-03-23T16:55:00Z">
        <w:r w:rsidR="00CC2AF2" w:rsidRPr="00CC2AF2">
          <w:rPr>
            <w:kern w:val="0"/>
          </w:rPr>
          <w:t xml:space="preserve"> we have </w:t>
        </w:r>
      </w:ins>
      <w:ins w:id="320" w:author="Zou Rujia" w:date="2019-03-23T16:58:00Z">
        <w:r w:rsidR="00145C93">
          <w:rPr>
            <w:kern w:val="0"/>
          </w:rPr>
          <w:t xml:space="preserve">only </w:t>
        </w:r>
      </w:ins>
      <w:ins w:id="321" w:author="Zou Rujia" w:date="2019-03-23T16:55:00Z">
        <w:r w:rsidR="00CC2AF2" w:rsidRPr="00CC2AF2">
          <w:rPr>
            <w:kern w:val="0"/>
          </w:rPr>
          <w:t>access to</w:t>
        </w:r>
        <w:r w:rsidR="00CC2AF2">
          <w:rPr>
            <w:kern w:val="0"/>
          </w:rPr>
          <w:t xml:space="preserve"> </w:t>
        </w:r>
      </w:ins>
      <w:ins w:id="322" w:author="Zou Rujia" w:date="2019-03-23T16:56:00Z">
        <w:r w:rsidR="00145C93">
          <w:rPr>
            <w:kern w:val="0"/>
          </w:rPr>
          <w:t>the</w:t>
        </w:r>
      </w:ins>
      <w:ins w:id="323" w:author="Zou Rujia" w:date="2019-03-23T16:58:00Z">
        <w:r w:rsidR="00145C93" w:rsidRPr="00145C93">
          <w:rPr>
            <w:kern w:val="0"/>
          </w:rPr>
          <w:t xml:space="preserve"> </w:t>
        </w:r>
        <w:r w:rsidR="00145C93" w:rsidRPr="00CC2AF2">
          <w:rPr>
            <w:kern w:val="0"/>
          </w:rPr>
          <w:t>pure</w:t>
        </w:r>
        <w:r w:rsidR="00145C93">
          <w:rPr>
            <w:kern w:val="0"/>
          </w:rPr>
          <w:t xml:space="preserve"> </w:t>
        </w:r>
        <w:r w:rsidR="00145C93" w:rsidRPr="006602E4">
          <w:rPr>
            <w:kern w:val="0"/>
          </w:rPr>
          <w:t>Nb</w:t>
        </w:r>
        <w:r w:rsidR="00145C93" w:rsidRPr="006602E4">
          <w:rPr>
            <w:kern w:val="0"/>
            <w:vertAlign w:val="subscript"/>
          </w:rPr>
          <w:t>2</w:t>
        </w:r>
        <w:r w:rsidR="00145C93" w:rsidRPr="006602E4">
          <w:rPr>
            <w:kern w:val="0"/>
          </w:rPr>
          <w:t>O</w:t>
        </w:r>
        <w:r w:rsidR="00145C93" w:rsidRPr="006602E4">
          <w:rPr>
            <w:kern w:val="0"/>
            <w:vertAlign w:val="subscript"/>
          </w:rPr>
          <w:t>5</w:t>
        </w:r>
        <w:r w:rsidR="00145C93" w:rsidRPr="006602E4">
          <w:rPr>
            <w:kern w:val="0"/>
          </w:rPr>
          <w:t>@rG</w:t>
        </w:r>
        <w:r w:rsidR="00145C93">
          <w:rPr>
            <w:kern w:val="0"/>
          </w:rPr>
          <w:t>O</w:t>
        </w:r>
        <w:r w:rsidR="00145C93" w:rsidRPr="006602E4">
          <w:rPr>
            <w:kern w:val="0"/>
          </w:rPr>
          <w:t xml:space="preserve"> composite</w:t>
        </w:r>
        <w:r w:rsidR="00145C93">
          <w:rPr>
            <w:kern w:val="0"/>
          </w:rPr>
          <w:t xml:space="preserve"> </w:t>
        </w:r>
        <w:r w:rsidR="00145C93" w:rsidRPr="00145C93">
          <w:rPr>
            <w:kern w:val="0"/>
          </w:rPr>
          <w:t>rather than the</w:t>
        </w:r>
      </w:ins>
      <w:ins w:id="324" w:author="Zou Rujia" w:date="2019-03-23T16:56:00Z">
        <w:r w:rsidR="00145C93">
          <w:rPr>
            <w:kern w:val="0"/>
          </w:rPr>
          <w:t xml:space="preserve"> </w:t>
        </w:r>
      </w:ins>
      <w:ins w:id="325" w:author="Zou Rujia" w:date="2019-03-23T16:55:00Z">
        <w:r w:rsidR="00CC2AF2" w:rsidRPr="006602E4">
          <w:rPr>
            <w:kern w:val="0"/>
          </w:rPr>
          <w:t>S-doped Nb</w:t>
        </w:r>
        <w:r w:rsidR="00CC2AF2" w:rsidRPr="006602E4">
          <w:rPr>
            <w:kern w:val="0"/>
            <w:vertAlign w:val="subscript"/>
          </w:rPr>
          <w:t>2</w:t>
        </w:r>
        <w:r w:rsidR="00CC2AF2" w:rsidRPr="006602E4">
          <w:rPr>
            <w:kern w:val="0"/>
          </w:rPr>
          <w:t>O</w:t>
        </w:r>
        <w:r w:rsidR="00CC2AF2" w:rsidRPr="006602E4">
          <w:rPr>
            <w:kern w:val="0"/>
            <w:vertAlign w:val="subscript"/>
          </w:rPr>
          <w:t>5</w:t>
        </w:r>
        <w:r w:rsidR="00CC2AF2" w:rsidRPr="006602E4">
          <w:rPr>
            <w:kern w:val="0"/>
          </w:rPr>
          <w:t xml:space="preserve"> </w:t>
        </w:r>
        <w:r w:rsidR="00CC2AF2" w:rsidRPr="006602E4">
          <w:rPr>
            <w:rFonts w:hint="eastAsia"/>
            <w:kern w:val="0"/>
          </w:rPr>
          <w:t>a</w:t>
        </w:r>
        <w:r w:rsidR="00CC2AF2" w:rsidRPr="006602E4">
          <w:rPr>
            <w:kern w:val="0"/>
          </w:rPr>
          <w:t>nd rGO</w:t>
        </w:r>
        <w:r w:rsidR="00145C93">
          <w:rPr>
            <w:kern w:val="0"/>
          </w:rPr>
          <w:t xml:space="preserve"> </w:t>
        </w:r>
      </w:ins>
      <w:ins w:id="326" w:author="Zou Rujia" w:date="2019-03-23T16:56:00Z">
        <w:r w:rsidR="00145C93">
          <w:rPr>
            <w:kern w:val="0"/>
          </w:rPr>
          <w:t>w</w:t>
        </w:r>
        <w:r w:rsidR="00145C93" w:rsidRPr="00A857F7">
          <w:rPr>
            <w:kern w:val="0"/>
          </w:rPr>
          <w:t xml:space="preserve">hen the </w:t>
        </w:r>
        <w:r w:rsidR="00145C93">
          <w:rPr>
            <w:kern w:val="0"/>
          </w:rPr>
          <w:t>sample</w:t>
        </w:r>
        <w:r w:rsidR="00145C93" w:rsidRPr="00A857F7">
          <w:rPr>
            <w:kern w:val="0"/>
          </w:rPr>
          <w:t xml:space="preserve"> was calcined at </w:t>
        </w:r>
      </w:ins>
      <w:ins w:id="327" w:author="Zou Rujia" w:date="2019-03-23T16:57:00Z">
        <w:r w:rsidR="00145C93">
          <w:rPr>
            <w:kern w:val="0"/>
          </w:rPr>
          <w:t>1000</w:t>
        </w:r>
      </w:ins>
      <w:ins w:id="328" w:author="Zou Rujia" w:date="2019-03-23T16:56:00Z">
        <w:r w:rsidR="00145C93" w:rsidRPr="00A857F7">
          <w:rPr>
            <w:kern w:val="0"/>
          </w:rPr>
          <w:t xml:space="preserve"> </w:t>
        </w:r>
        <w:r w:rsidR="00145C93" w:rsidRPr="006602E4">
          <w:rPr>
            <w:kern w:val="0"/>
            <w:vertAlign w:val="superscript"/>
          </w:rPr>
          <w:t>o</w:t>
        </w:r>
        <w:r w:rsidR="00145C93" w:rsidRPr="00A857F7">
          <w:rPr>
            <w:kern w:val="0"/>
          </w:rPr>
          <w:t xml:space="preserve">C </w:t>
        </w:r>
      </w:ins>
      <w:ins w:id="329" w:author="Zou Rujia" w:date="2019-03-23T16:57:00Z">
        <w:r w:rsidR="00145C93">
          <w:rPr>
            <w:kern w:val="0"/>
          </w:rPr>
          <w:t xml:space="preserve">for </w:t>
        </w:r>
        <w:del w:id="330" w:author="hezhiqiangqaq@icloud.com" w:date="2019-03-24T19:15:00Z">
          <w:r w:rsidR="00145C93" w:rsidDel="00045242">
            <w:rPr>
              <w:kern w:val="0"/>
            </w:rPr>
            <w:delText>8</w:delText>
          </w:r>
        </w:del>
      </w:ins>
      <w:ins w:id="331" w:author="hezhiqiangqaq@icloud.com" w:date="2019-03-24T19:15:00Z">
        <w:r w:rsidR="00045242">
          <w:rPr>
            <w:kern w:val="0"/>
          </w:rPr>
          <w:t>6</w:t>
        </w:r>
      </w:ins>
      <w:ins w:id="332" w:author="Zou Rujia" w:date="2019-03-23T16:57:00Z">
        <w:r w:rsidR="00145C93">
          <w:rPr>
            <w:kern w:val="0"/>
          </w:rPr>
          <w:t xml:space="preserve"> h</w:t>
        </w:r>
      </w:ins>
      <w:ins w:id="333" w:author="Zou Rujia" w:date="2019-03-23T17:04:00Z">
        <w:r w:rsidR="00447433">
          <w:rPr>
            <w:kern w:val="0"/>
          </w:rPr>
          <w:t xml:space="preserve"> (Fig. S?)</w:t>
        </w:r>
      </w:ins>
      <w:ins w:id="334" w:author="Zou Rujia" w:date="2019-03-23T16:57:00Z">
        <w:r w:rsidR="00145C93">
          <w:rPr>
            <w:kern w:val="0"/>
          </w:rPr>
          <w:t>.</w:t>
        </w:r>
      </w:ins>
      <w:ins w:id="335" w:author="Zou Rujia" w:date="2019-03-23T16:59:00Z">
        <w:r w:rsidR="00A5701F">
          <w:rPr>
            <w:kern w:val="0"/>
          </w:rPr>
          <w:t xml:space="preserve"> </w:t>
        </w:r>
      </w:ins>
      <w:ins w:id="336" w:author="Zou Rujia" w:date="2019-03-23T17:09:00Z">
        <w:r w:rsidR="00817D9E">
          <w:rPr>
            <w:kern w:val="0"/>
          </w:rPr>
          <w:t>So</w:t>
        </w:r>
        <w:r w:rsidR="00817D9E">
          <w:rPr>
            <w:rFonts w:hint="eastAsia"/>
            <w:kern w:val="0"/>
          </w:rPr>
          <w:t>,</w:t>
        </w:r>
        <w:r w:rsidR="00817D9E">
          <w:rPr>
            <w:kern w:val="0"/>
          </w:rPr>
          <w:t xml:space="preserve"> </w:t>
        </w:r>
      </w:ins>
      <w:ins w:id="337" w:author="Zou Rujia" w:date="2019-03-23T17:10:00Z">
        <w:r w:rsidR="00817D9E">
          <w:rPr>
            <w:kern w:val="0"/>
          </w:rPr>
          <w:t>o</w:t>
        </w:r>
      </w:ins>
      <w:ins w:id="338" w:author="Zou Rujia" w:date="2019-03-23T17:09:00Z">
        <w:r w:rsidR="00817D9E" w:rsidRPr="00817D9E">
          <w:rPr>
            <w:kern w:val="0"/>
          </w:rPr>
          <w:t xml:space="preserve">ne simple method for </w:t>
        </w:r>
        <w:r w:rsidR="00817D9E" w:rsidRPr="00A857F7">
          <w:rPr>
            <w:rFonts w:eastAsia="ScalaSansLF-Bold"/>
            <w:bCs/>
            <w:kern w:val="0"/>
          </w:rPr>
          <w:t xml:space="preserve">oxidation itself </w:t>
        </w:r>
        <w:r w:rsidR="00817D9E" w:rsidRPr="006602E4">
          <w:rPr>
            <w:color w:val="222222"/>
            <w:spacing w:val="3"/>
            <w:shd w:val="clear" w:color="auto" w:fill="FFFFFF"/>
          </w:rPr>
          <w:t xml:space="preserve">to control the nucleation and growth of the </w:t>
        </w:r>
        <w:r w:rsidR="00817D9E" w:rsidRPr="00A857F7">
          <w:rPr>
            <w:rFonts w:eastAsia="ScalaSansLF-Bold"/>
            <w:bCs/>
            <w:kern w:val="0"/>
          </w:rPr>
          <w:t>Nb</w:t>
        </w:r>
        <w:r w:rsidR="00817D9E" w:rsidRPr="00A857F7">
          <w:rPr>
            <w:rFonts w:eastAsia="ScalaSansLF-Bold"/>
            <w:bCs/>
            <w:kern w:val="0"/>
            <w:vertAlign w:val="subscript"/>
          </w:rPr>
          <w:t>2</w:t>
        </w:r>
        <w:r w:rsidR="00817D9E" w:rsidRPr="00A857F7">
          <w:rPr>
            <w:rFonts w:eastAsia="ScalaSansLF-Bold"/>
            <w:bCs/>
            <w:kern w:val="0"/>
          </w:rPr>
          <w:t>O</w:t>
        </w:r>
        <w:r w:rsidR="00817D9E" w:rsidRPr="00A857F7">
          <w:rPr>
            <w:rFonts w:eastAsia="ScalaSansLF-Bold"/>
            <w:bCs/>
            <w:kern w:val="0"/>
            <w:vertAlign w:val="subscript"/>
          </w:rPr>
          <w:t>5</w:t>
        </w:r>
        <w:r w:rsidR="00817D9E" w:rsidRPr="006602E4">
          <w:rPr>
            <w:color w:val="222222"/>
            <w:spacing w:val="3"/>
            <w:shd w:val="clear" w:color="auto" w:fill="FFFFFF"/>
          </w:rPr>
          <w:t xml:space="preserve"> by </w:t>
        </w:r>
        <w:r w:rsidR="00817D9E" w:rsidRPr="00A857F7">
          <w:rPr>
            <w:rStyle w:val="shorttext"/>
            <w:lang w:val="en"/>
          </w:rPr>
          <w:t xml:space="preserve">conversion </w:t>
        </w:r>
      </w:ins>
      <w:ins w:id="339" w:author="Zou Rujia" w:date="2019-03-23T17:11:00Z">
        <w:r w:rsidR="00817D9E" w:rsidRPr="00A857F7">
          <w:rPr>
            <w:kern w:val="0"/>
          </w:rPr>
          <w:t>NbS</w:t>
        </w:r>
        <w:r w:rsidR="00817D9E" w:rsidRPr="00A857F7">
          <w:rPr>
            <w:kern w:val="0"/>
            <w:vertAlign w:val="subscript"/>
          </w:rPr>
          <w:t>x</w:t>
        </w:r>
        <w:r w:rsidR="00817D9E" w:rsidRPr="00A857F7">
          <w:rPr>
            <w:rStyle w:val="shorttext"/>
            <w:lang w:val="en"/>
          </w:rPr>
          <w:t xml:space="preserve"> with </w:t>
        </w:r>
        <w:r w:rsidR="00817D9E" w:rsidRPr="006602E4">
          <w:rPr>
            <w:color w:val="222222"/>
            <w:spacing w:val="3"/>
            <w:shd w:val="clear" w:color="auto" w:fill="FFFFFF"/>
          </w:rPr>
          <w:t xml:space="preserve">manipulating the oxidizing ability of </w:t>
        </w:r>
        <w:r w:rsidR="00817D9E" w:rsidRPr="00045242">
          <w:rPr>
            <w:rFonts w:eastAsia="ScalaSansLF-Bold"/>
            <w:bCs/>
            <w:strike/>
            <w:kern w:val="0"/>
            <w:rPrChange w:id="340" w:author="hezhiqiangqaq@icloud.com" w:date="2019-03-24T19:15:00Z">
              <w:rPr>
                <w:rFonts w:eastAsia="ScalaSansLF-Bold"/>
                <w:bCs/>
                <w:kern w:val="0"/>
              </w:rPr>
            </w:rPrChange>
          </w:rPr>
          <w:t>r</w:t>
        </w:r>
        <w:r w:rsidR="00817D9E" w:rsidRPr="00A857F7">
          <w:rPr>
            <w:rFonts w:eastAsia="ScalaSansLF-Bold"/>
            <w:bCs/>
            <w:kern w:val="0"/>
          </w:rPr>
          <w:t>GO</w:t>
        </w:r>
        <w:r w:rsidR="00817D9E" w:rsidRPr="006602E4">
          <w:rPr>
            <w:color w:val="222222"/>
            <w:spacing w:val="3"/>
            <w:shd w:val="clear" w:color="auto" w:fill="FFFFFF"/>
          </w:rPr>
          <w:t xml:space="preserve"> surface</w:t>
        </w:r>
      </w:ins>
      <w:ins w:id="341" w:author="Zou Rujia" w:date="2019-03-23T17:10:00Z">
        <w:r w:rsidR="00817D9E" w:rsidRPr="00817D9E">
          <w:rPr>
            <w:rFonts w:eastAsia="ScalaSansLF-Bold"/>
            <w:bCs/>
            <w:kern w:val="0"/>
          </w:rPr>
          <w:t xml:space="preserve"> </w:t>
        </w:r>
        <w:r w:rsidR="00817D9E" w:rsidRPr="00A857F7">
          <w:rPr>
            <w:rFonts w:eastAsia="ScalaSansLF-Bold"/>
            <w:bCs/>
            <w:kern w:val="0"/>
          </w:rPr>
          <w:t xml:space="preserve">is </w:t>
        </w:r>
        <w:r w:rsidR="00817D9E" w:rsidRPr="006602E4">
          <w:rPr>
            <w:kern w:val="0"/>
          </w:rPr>
          <w:t>successfully</w:t>
        </w:r>
        <w:r w:rsidR="00817D9E" w:rsidRPr="00A857F7">
          <w:rPr>
            <w:rFonts w:eastAsia="ScalaSansLF-Bold"/>
            <w:bCs/>
            <w:kern w:val="0"/>
          </w:rPr>
          <w:t xml:space="preserve"> synthesized</w:t>
        </w:r>
        <w:r w:rsidR="00817D9E">
          <w:rPr>
            <w:rFonts w:eastAsia="ScalaSansLF-Bold"/>
            <w:bCs/>
            <w:kern w:val="0"/>
          </w:rPr>
          <w:t xml:space="preserve"> </w:t>
        </w:r>
      </w:ins>
      <w:ins w:id="342" w:author="Zou Rujia" w:date="2019-03-23T17:04:00Z">
        <w:r w:rsidR="00447433" w:rsidRPr="00A857F7">
          <w:rPr>
            <w:rFonts w:eastAsia="ScalaSansLF-Bold"/>
            <w:bCs/>
            <w:kern w:val="0"/>
          </w:rPr>
          <w:t>S-Nb</w:t>
        </w:r>
        <w:r w:rsidR="00447433" w:rsidRPr="00A857F7">
          <w:rPr>
            <w:rFonts w:eastAsia="ScalaSansLF-Bold"/>
            <w:bCs/>
            <w:kern w:val="0"/>
            <w:vertAlign w:val="subscript"/>
          </w:rPr>
          <w:t>2</w:t>
        </w:r>
        <w:r w:rsidR="00447433" w:rsidRPr="00A857F7">
          <w:rPr>
            <w:rFonts w:eastAsia="ScalaSansLF-Bold"/>
            <w:bCs/>
            <w:kern w:val="0"/>
          </w:rPr>
          <w:t>O</w:t>
        </w:r>
        <w:r w:rsidR="00447433" w:rsidRPr="00A857F7">
          <w:rPr>
            <w:rFonts w:eastAsia="ScalaSansLF-Bold"/>
            <w:bCs/>
            <w:kern w:val="0"/>
            <w:vertAlign w:val="subscript"/>
          </w:rPr>
          <w:t>5</w:t>
        </w:r>
        <w:r w:rsidR="00447433" w:rsidRPr="00A857F7">
          <w:rPr>
            <w:rFonts w:eastAsia="ScalaSansLF-Bold"/>
            <w:bCs/>
            <w:kern w:val="0"/>
          </w:rPr>
          <w:t>@rGO</w:t>
        </w:r>
        <w:r w:rsidR="00447433" w:rsidRPr="00A857F7">
          <w:t xml:space="preserve"> </w:t>
        </w:r>
        <w:r w:rsidR="00447433" w:rsidRPr="00A857F7">
          <w:rPr>
            <w:rFonts w:eastAsia="ScalaSansLF-Bold"/>
            <w:bCs/>
            <w:kern w:val="0"/>
          </w:rPr>
          <w:t xml:space="preserve">composite. </w:t>
        </w:r>
      </w:ins>
      <w:del w:id="343" w:author="Zou Rujia" w:date="2019-03-23T16:30:00Z">
        <w:r w:rsidR="007C24F7" w:rsidRPr="00D37855" w:rsidDel="00904193">
          <w:rPr>
            <w:kern w:val="0"/>
          </w:rPr>
          <w:delText xml:space="preserve">Combining with the </w:delText>
        </w:r>
        <w:r w:rsidR="007C24F7" w:rsidRPr="00A857F7" w:rsidDel="00904193">
          <w:rPr>
            <w:kern w:val="0"/>
          </w:rPr>
          <w:delText>previous analysis</w:delText>
        </w:r>
      </w:del>
      <w:del w:id="344" w:author="Zou Rujia" w:date="2019-03-23T16:42:00Z">
        <w:r w:rsidR="007C24F7" w:rsidRPr="00A857F7" w:rsidDel="00897B1F">
          <w:rPr>
            <w:kern w:val="0"/>
          </w:rPr>
          <w:delText xml:space="preserve">, it could be aware of that the S element is doped in the </w:delText>
        </w:r>
        <w:r w:rsidR="007C24F7" w:rsidRPr="00A857F7" w:rsidDel="00897B1F">
          <w:rPr>
            <w:rFonts w:eastAsia="ScalaSansLF-Bold"/>
            <w:bCs/>
            <w:kern w:val="0"/>
          </w:rPr>
          <w:delText>S-Nb</w:delText>
        </w:r>
        <w:r w:rsidR="007C24F7" w:rsidRPr="00A857F7" w:rsidDel="00897B1F">
          <w:rPr>
            <w:rFonts w:eastAsia="ScalaSansLF-Bold"/>
            <w:bCs/>
            <w:kern w:val="0"/>
            <w:vertAlign w:val="subscript"/>
          </w:rPr>
          <w:delText>2</w:delText>
        </w:r>
        <w:r w:rsidR="007C24F7" w:rsidRPr="00A857F7" w:rsidDel="00897B1F">
          <w:rPr>
            <w:rFonts w:eastAsia="ScalaSansLF-Bold"/>
            <w:bCs/>
            <w:kern w:val="0"/>
          </w:rPr>
          <w:delText>O</w:delText>
        </w:r>
        <w:r w:rsidR="007C24F7" w:rsidRPr="00A857F7" w:rsidDel="00897B1F">
          <w:rPr>
            <w:rFonts w:eastAsia="ScalaSansLF-Bold"/>
            <w:bCs/>
            <w:kern w:val="0"/>
            <w:vertAlign w:val="subscript"/>
          </w:rPr>
          <w:delText>5</w:delText>
        </w:r>
        <w:r w:rsidR="007C24F7" w:rsidRPr="00A857F7" w:rsidDel="00897B1F">
          <w:rPr>
            <w:rFonts w:eastAsia="ScalaSansLF-Bold"/>
            <w:bCs/>
            <w:kern w:val="0"/>
          </w:rPr>
          <w:delText>@rGO</w:delText>
        </w:r>
        <w:r w:rsidR="007C24F7" w:rsidRPr="00A857F7" w:rsidDel="00897B1F">
          <w:rPr>
            <w:kern w:val="0"/>
          </w:rPr>
          <w:delText xml:space="preserve">. </w:delText>
        </w:r>
      </w:del>
      <w:del w:id="345" w:author="Zou Rujia" w:date="2019-03-23T16:20:00Z">
        <w:r w:rsidR="007C24F7" w:rsidRPr="00A857F7" w:rsidDel="00281E8A">
          <w:rPr>
            <w:kern w:val="0"/>
          </w:rPr>
          <w:delText>In carbon spectra (</w:delText>
        </w:r>
      </w:del>
      <w:del w:id="346" w:author="Zou Rujia" w:date="2019-03-22T17:53:00Z">
        <w:r w:rsidR="007C24F7" w:rsidRPr="00A857F7" w:rsidDel="000F630B">
          <w:rPr>
            <w:b/>
            <w:kern w:val="0"/>
          </w:rPr>
          <w:fldChar w:fldCharType="begin"/>
        </w:r>
        <w:r w:rsidR="007C24F7" w:rsidRPr="00A857F7" w:rsidDel="000F630B">
          <w:rPr>
            <w:kern w:val="0"/>
          </w:rPr>
          <w:delInstrText xml:space="preserve"> REF _Ref2608461 \h </w:delInstrText>
        </w:r>
        <w:r w:rsidR="007C24F7" w:rsidRPr="00A857F7" w:rsidDel="000F630B">
          <w:rPr>
            <w:b/>
            <w:kern w:val="0"/>
          </w:rPr>
          <w:delInstrText xml:space="preserve"> \* MERGEFORMAT </w:delInstrText>
        </w:r>
        <w:r w:rsidR="007C24F7" w:rsidRPr="00A857F7" w:rsidDel="000F630B">
          <w:rPr>
            <w:b/>
            <w:kern w:val="0"/>
          </w:rPr>
        </w:r>
        <w:r w:rsidR="007C24F7" w:rsidRPr="00A857F7" w:rsidDel="000F630B">
          <w:rPr>
            <w:b/>
            <w:kern w:val="0"/>
            <w:rPrChange w:id="347" w:author="Zou Rujia" w:date="2019-03-22T17:54:00Z">
              <w:rPr>
                <w:b/>
                <w:kern w:val="0"/>
              </w:rPr>
            </w:rPrChange>
          </w:rPr>
          <w:fldChar w:fldCharType="separate"/>
        </w:r>
        <w:r w:rsidR="007C24F7" w:rsidRPr="00A857F7" w:rsidDel="000F630B">
          <w:rPr>
            <w:b/>
          </w:rPr>
          <w:delText xml:space="preserve">Figure </w:delText>
        </w:r>
        <w:r w:rsidR="007C24F7" w:rsidRPr="00D37855" w:rsidDel="000F630B">
          <w:rPr>
            <w:b/>
            <w:noProof/>
          </w:rPr>
          <w:delText>2</w:delText>
        </w:r>
        <w:r w:rsidR="007C24F7" w:rsidRPr="00A857F7" w:rsidDel="000F630B">
          <w:rPr>
            <w:b/>
            <w:kern w:val="0"/>
          </w:rPr>
          <w:fldChar w:fldCharType="end"/>
        </w:r>
      </w:del>
      <w:del w:id="348" w:author="Zou Rujia" w:date="2019-03-23T16:20:00Z">
        <w:r w:rsidR="007C24F7" w:rsidRPr="00A857F7" w:rsidDel="00281E8A">
          <w:rPr>
            <w:b/>
            <w:kern w:val="0"/>
          </w:rPr>
          <w:delText>d</w:delText>
        </w:r>
        <w:r w:rsidR="007C24F7" w:rsidRPr="00D37855" w:rsidDel="00281E8A">
          <w:rPr>
            <w:kern w:val="0"/>
          </w:rPr>
          <w:delText>), five peaks appeared at 284.3, 284.8, 285.2, 286.1 and 289.5 eV, respectively, which were derived from C-S, C-C, C=C, C-O and C=O</w:delText>
        </w:r>
        <w:r w:rsidR="007C24F7" w:rsidRPr="00A857F7" w:rsidDel="00281E8A">
          <w:rPr>
            <w:kern w:val="0"/>
            <w:vertAlign w:val="superscript"/>
          </w:rPr>
          <w:fldChar w:fldCharType="begin"/>
        </w:r>
        <w:r w:rsidR="007C24F7" w:rsidRPr="00A857F7" w:rsidDel="00281E8A">
          <w:rPr>
            <w:kern w:val="0"/>
            <w:vertAlign w:val="superscript"/>
          </w:rPr>
          <w:delInstrText xml:space="preserve"> REF _Ref3055098 \r \h  \* MERGEFORMAT </w:delInstrText>
        </w:r>
        <w:r w:rsidR="007C24F7" w:rsidRPr="00A857F7" w:rsidDel="00281E8A">
          <w:rPr>
            <w:kern w:val="0"/>
            <w:vertAlign w:val="superscript"/>
          </w:rPr>
        </w:r>
        <w:r w:rsidR="007C24F7" w:rsidRPr="00A857F7" w:rsidDel="00281E8A">
          <w:rPr>
            <w:kern w:val="0"/>
            <w:vertAlign w:val="superscript"/>
            <w:rPrChange w:id="349" w:author="Zou Rujia" w:date="2019-03-22T17:54:00Z">
              <w:rPr>
                <w:kern w:val="0"/>
                <w:vertAlign w:val="superscript"/>
              </w:rPr>
            </w:rPrChange>
          </w:rPr>
          <w:fldChar w:fldCharType="separate"/>
        </w:r>
        <w:r w:rsidR="007C24F7" w:rsidRPr="00A857F7" w:rsidDel="00281E8A">
          <w:rPr>
            <w:kern w:val="0"/>
            <w:vertAlign w:val="superscript"/>
          </w:rPr>
          <w:delText>[27]</w:delText>
        </w:r>
        <w:r w:rsidR="007C24F7" w:rsidRPr="00A857F7" w:rsidDel="00281E8A">
          <w:rPr>
            <w:kern w:val="0"/>
            <w:vertAlign w:val="superscript"/>
          </w:rPr>
          <w:fldChar w:fldCharType="end"/>
        </w:r>
        <w:r w:rsidR="007C24F7" w:rsidRPr="00A857F7" w:rsidDel="00281E8A">
          <w:rPr>
            <w:kern w:val="0"/>
          </w:rPr>
          <w:delText>.</w:delText>
        </w:r>
      </w:del>
      <w:ins w:id="350" w:author="Zou Rujia" w:date="2019-03-23T16:37:00Z">
        <w:r w:rsidR="00494E79">
          <w:rPr>
            <w:kern w:val="0"/>
          </w:rPr>
          <w:t xml:space="preserve"> </w:t>
        </w:r>
      </w:ins>
      <w:bookmarkStart w:id="351" w:name="OLE_LINK21"/>
      <w:bookmarkStart w:id="352" w:name="OLE_LINK22"/>
      <w:ins w:id="353" w:author="Zou Rujia" w:date="2019-03-22T17:19:00Z">
        <w:r w:rsidR="00E00CEE" w:rsidRPr="00A857F7">
          <w:rPr>
            <w:kern w:val="0"/>
          </w:rPr>
          <w:t xml:space="preserve">1. </w:t>
        </w:r>
        <w:r w:rsidR="00E00CEE" w:rsidRPr="00A857F7">
          <w:rPr>
            <w:kern w:val="0"/>
          </w:rPr>
          <w:t>延长时间</w:t>
        </w:r>
        <w:r w:rsidR="00E00CEE" w:rsidRPr="00A857F7">
          <w:rPr>
            <w:rFonts w:hint="eastAsia"/>
            <w:kern w:val="0"/>
          </w:rPr>
          <w:t>，</w:t>
        </w:r>
        <w:r w:rsidR="00E00CEE" w:rsidRPr="00A857F7">
          <w:rPr>
            <w:kern w:val="0"/>
          </w:rPr>
          <w:t>没有硫掺杂</w:t>
        </w:r>
        <w:r w:rsidR="00E00CEE" w:rsidRPr="00A857F7">
          <w:rPr>
            <w:rFonts w:hint="eastAsia"/>
            <w:kern w:val="0"/>
          </w:rPr>
          <w:t>，</w:t>
        </w:r>
        <w:r w:rsidR="00E00CEE" w:rsidRPr="00A857F7">
          <w:rPr>
            <w:kern w:val="0"/>
          </w:rPr>
          <w:t xml:space="preserve">2. </w:t>
        </w:r>
        <w:r w:rsidR="00E00CEE" w:rsidRPr="00A857F7">
          <w:rPr>
            <w:rFonts w:hint="eastAsia"/>
            <w:kern w:val="0"/>
          </w:rPr>
          <w:t>升高烧结温度，没有硫掺杂。</w:t>
        </w:r>
      </w:ins>
      <w:bookmarkEnd w:id="351"/>
      <w:bookmarkEnd w:id="352"/>
      <w:ins w:id="354" w:author="Zou Rujia" w:date="2019-03-23T16:38:00Z">
        <w:r w:rsidR="00494E79">
          <w:rPr>
            <w:rFonts w:hint="eastAsia"/>
            <w:kern w:val="0"/>
          </w:rPr>
          <w:t>添加相关证明</w:t>
        </w:r>
        <w:r w:rsidR="00494E79">
          <w:rPr>
            <w:rFonts w:hint="eastAsia"/>
            <w:kern w:val="0"/>
          </w:rPr>
          <w:t>1</w:t>
        </w:r>
        <w:r w:rsidR="00494E79">
          <w:rPr>
            <w:kern w:val="0"/>
          </w:rPr>
          <w:t>.</w:t>
        </w:r>
        <w:r w:rsidR="00494E79">
          <w:rPr>
            <w:rFonts w:hint="eastAsia"/>
            <w:kern w:val="0"/>
          </w:rPr>
          <w:t>8</w:t>
        </w:r>
        <w:r w:rsidR="00494E79">
          <w:rPr>
            <w:kern w:val="0"/>
          </w:rPr>
          <w:t>00</w:t>
        </w:r>
        <w:r w:rsidR="00494E79">
          <w:rPr>
            <w:kern w:val="0"/>
          </w:rPr>
          <w:t>度长时间</w:t>
        </w:r>
        <w:r w:rsidR="00494E79">
          <w:rPr>
            <w:rFonts w:hint="eastAsia"/>
            <w:kern w:val="0"/>
          </w:rPr>
          <w:t>，</w:t>
        </w:r>
        <w:r w:rsidR="00494E79">
          <w:rPr>
            <w:kern w:val="0"/>
          </w:rPr>
          <w:t>可以是</w:t>
        </w:r>
        <w:r w:rsidR="00494E79">
          <w:rPr>
            <w:kern w:val="0"/>
          </w:rPr>
          <w:t>mapping</w:t>
        </w:r>
        <w:r w:rsidR="00494E79">
          <w:rPr>
            <w:rFonts w:hint="eastAsia"/>
            <w:kern w:val="0"/>
          </w:rPr>
          <w:t>，</w:t>
        </w:r>
        <w:r w:rsidR="00494E79">
          <w:rPr>
            <w:rFonts w:hint="eastAsia"/>
            <w:kern w:val="0"/>
          </w:rPr>
          <w:t>2</w:t>
        </w:r>
        <w:r w:rsidR="00494E79">
          <w:rPr>
            <w:rFonts w:hint="eastAsia"/>
            <w:kern w:val="0"/>
          </w:rPr>
          <w:t>，更高温，</w:t>
        </w:r>
      </w:ins>
      <w:ins w:id="355" w:author="Zou Rujia" w:date="2019-03-23T16:39:00Z">
        <w:r w:rsidR="00494E79">
          <w:rPr>
            <w:kern w:val="0"/>
          </w:rPr>
          <w:t xml:space="preserve"> xps?mapping?</w:t>
        </w:r>
        <w:r w:rsidR="00494E79">
          <w:rPr>
            <w:kern w:val="0"/>
          </w:rPr>
          <w:t>其中一个</w:t>
        </w:r>
        <w:r w:rsidR="00494E79">
          <w:rPr>
            <w:rFonts w:hint="eastAsia"/>
            <w:kern w:val="0"/>
          </w:rPr>
          <w:t>。</w:t>
        </w:r>
      </w:ins>
      <w:ins w:id="356" w:author="Zou Rujia" w:date="2019-03-23T16:40:00Z">
        <w:r w:rsidR="00067147">
          <w:rPr>
            <w:rFonts w:hint="eastAsia"/>
            <w:kern w:val="0"/>
          </w:rPr>
          <w:t>有</w:t>
        </w:r>
        <w:r w:rsidR="00067147">
          <w:rPr>
            <w:rFonts w:hint="eastAsia"/>
            <w:kern w:val="0"/>
          </w:rPr>
          <w:t>1</w:t>
        </w:r>
        <w:r w:rsidR="00067147">
          <w:rPr>
            <w:kern w:val="0"/>
          </w:rPr>
          <w:t>000</w:t>
        </w:r>
        <w:r w:rsidR="00067147">
          <w:rPr>
            <w:kern w:val="0"/>
          </w:rPr>
          <w:t>度</w:t>
        </w:r>
      </w:ins>
      <w:ins w:id="357" w:author="Zou Rujia" w:date="2019-03-23T16:39:00Z">
        <w:r w:rsidR="00494E79">
          <w:rPr>
            <w:rFonts w:hint="eastAsia"/>
            <w:kern w:val="0"/>
          </w:rPr>
          <w:t>x</w:t>
        </w:r>
        <w:r w:rsidR="00494E79">
          <w:rPr>
            <w:kern w:val="0"/>
          </w:rPr>
          <w:t>rd?</w:t>
        </w:r>
      </w:ins>
      <w:ins w:id="358" w:author="Zou Rujia" w:date="2019-03-23T16:40:00Z">
        <w:r w:rsidR="00067147">
          <w:rPr>
            <w:rFonts w:hint="eastAsia"/>
            <w:kern w:val="0"/>
          </w:rPr>
          <w:t>，</w:t>
        </w:r>
        <w:r w:rsidR="00067147">
          <w:rPr>
            <w:kern w:val="0"/>
          </w:rPr>
          <w:t>可以加入</w:t>
        </w:r>
        <w:r w:rsidR="00067147">
          <w:rPr>
            <w:rFonts w:hint="eastAsia"/>
            <w:kern w:val="0"/>
          </w:rPr>
          <w:t>图</w:t>
        </w:r>
        <w:r w:rsidR="00067147">
          <w:rPr>
            <w:kern w:val="0"/>
          </w:rPr>
          <w:t>a,</w:t>
        </w:r>
        <w:r w:rsidR="00067147">
          <w:rPr>
            <w:rFonts w:hint="eastAsia"/>
            <w:kern w:val="0"/>
          </w:rPr>
          <w:t xml:space="preserve"> </w:t>
        </w:r>
        <w:r w:rsidR="00067147">
          <w:rPr>
            <w:rFonts w:hint="eastAsia"/>
            <w:kern w:val="0"/>
          </w:rPr>
          <w:t>同时</w:t>
        </w:r>
        <w:r w:rsidR="00067147">
          <w:rPr>
            <w:rFonts w:hint="eastAsia"/>
            <w:kern w:val="0"/>
          </w:rPr>
          <w:t>xrd</w:t>
        </w:r>
        <w:r w:rsidR="00067147">
          <w:rPr>
            <w:rFonts w:hint="eastAsia"/>
            <w:kern w:val="0"/>
          </w:rPr>
          <w:t>中可以去掉无用信息，</w:t>
        </w:r>
      </w:ins>
      <w:ins w:id="359" w:author="Zou Rujia" w:date="2019-03-23T16:41:00Z">
        <w:r w:rsidR="00067147">
          <w:rPr>
            <w:rFonts w:hint="eastAsia"/>
            <w:kern w:val="0"/>
          </w:rPr>
          <w:t>选</w:t>
        </w:r>
        <w:r w:rsidR="00067147">
          <w:rPr>
            <w:rFonts w:hint="eastAsia"/>
            <w:kern w:val="0"/>
          </w:rPr>
          <w:t>2</w:t>
        </w:r>
        <w:r w:rsidR="00067147">
          <w:rPr>
            <w:kern w:val="0"/>
          </w:rPr>
          <w:t>0</w:t>
        </w:r>
        <w:r w:rsidR="00067147">
          <w:rPr>
            <w:rFonts w:hint="eastAsia"/>
            <w:kern w:val="0"/>
          </w:rPr>
          <w:t>-</w:t>
        </w:r>
        <w:r w:rsidR="00067147">
          <w:rPr>
            <w:kern w:val="0"/>
          </w:rPr>
          <w:t>70/80</w:t>
        </w:r>
        <w:r w:rsidR="00067147">
          <w:rPr>
            <w:kern w:val="0"/>
          </w:rPr>
          <w:t>度</w:t>
        </w:r>
        <w:r w:rsidR="00067147">
          <w:rPr>
            <w:rFonts w:hint="eastAsia"/>
            <w:kern w:val="0"/>
          </w:rPr>
          <w:t>，</w:t>
        </w:r>
        <w:r w:rsidR="00067147">
          <w:rPr>
            <w:kern w:val="0"/>
          </w:rPr>
          <w:t>足够了</w:t>
        </w:r>
        <w:r w:rsidR="00067147">
          <w:rPr>
            <w:rFonts w:hint="eastAsia"/>
            <w:kern w:val="0"/>
          </w:rPr>
          <w:t>。</w:t>
        </w:r>
      </w:ins>
      <w:bookmarkStart w:id="360" w:name="_GoBack"/>
      <w:bookmarkEnd w:id="360"/>
    </w:p>
    <w:p w:rsidR="00E00CEE" w:rsidRPr="00A857F7" w:rsidRDefault="00E00CEE" w:rsidP="00E00CEE">
      <w:pPr>
        <w:autoSpaceDE w:val="0"/>
        <w:autoSpaceDN w:val="0"/>
        <w:adjustRightInd w:val="0"/>
        <w:spacing w:line="360" w:lineRule="auto"/>
        <w:ind w:firstLineChars="200" w:firstLine="480"/>
        <w:rPr>
          <w:ins w:id="361" w:author="Zou Rujia" w:date="2019-03-22T17:19:00Z"/>
          <w:kern w:val="0"/>
        </w:rPr>
      </w:pPr>
    </w:p>
    <w:p w:rsidR="00E00CEE" w:rsidRPr="00A857F7" w:rsidRDefault="00E00CEE" w:rsidP="00B04D9F">
      <w:pPr>
        <w:autoSpaceDE w:val="0"/>
        <w:autoSpaceDN w:val="0"/>
        <w:adjustRightInd w:val="0"/>
        <w:spacing w:line="360" w:lineRule="auto"/>
        <w:ind w:firstLineChars="200" w:firstLine="480"/>
        <w:rPr>
          <w:rPrChange w:id="362" w:author="Zou Rujia" w:date="2019-03-22T17:54:00Z">
            <w:rPr>
              <w:kern w:val="0"/>
            </w:rPr>
          </w:rPrChange>
        </w:rPr>
      </w:pPr>
    </w:p>
    <w:p w:rsidR="007C24F7" w:rsidRPr="00A857F7" w:rsidDel="00045242" w:rsidRDefault="007C24F7" w:rsidP="007C24F7">
      <w:pPr>
        <w:autoSpaceDE w:val="0"/>
        <w:autoSpaceDN w:val="0"/>
        <w:adjustRightInd w:val="0"/>
        <w:spacing w:line="360" w:lineRule="auto"/>
        <w:jc w:val="center"/>
        <w:rPr>
          <w:del w:id="363" w:author="hezhiqiangqaq@icloud.com" w:date="2019-03-24T19:06:00Z"/>
          <w:kern w:val="0"/>
        </w:rPr>
      </w:pPr>
      <w:del w:id="364" w:author="hezhiqiangqaq@icloud.com" w:date="2019-03-24T19:06:00Z">
        <w:r w:rsidRPr="00A857F7" w:rsidDel="00045242">
          <w:rPr>
            <w:noProof/>
          </w:rPr>
          <w:lastRenderedPageBreak/>
          <w:drawing>
            <wp:inline distT="0" distB="0" distL="0" distR="0" wp14:anchorId="460BB00E" wp14:editId="496DE52C">
              <wp:extent cx="5274310" cy="4011295"/>
              <wp:effectExtent l="0" t="0" r="2540" b="8255"/>
              <wp:docPr id="7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物相2.2.jpg"/>
                      <pic:cNvPicPr/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40112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7C24F7" w:rsidRPr="00A857F7" w:rsidRDefault="00045242" w:rsidP="00045242">
      <w:pPr>
        <w:autoSpaceDE w:val="0"/>
        <w:autoSpaceDN w:val="0"/>
        <w:adjustRightInd w:val="0"/>
        <w:spacing w:line="360" w:lineRule="auto"/>
        <w:pPrChange w:id="365" w:author="hezhiqiangqaq@icloud.com" w:date="2019-03-24T19:06:00Z">
          <w:pPr>
            <w:autoSpaceDE w:val="0"/>
            <w:autoSpaceDN w:val="0"/>
            <w:adjustRightInd w:val="0"/>
            <w:spacing w:line="480" w:lineRule="auto"/>
          </w:pPr>
        </w:pPrChange>
      </w:pPr>
      <w:bookmarkStart w:id="366" w:name="_Ref2608461"/>
      <w:ins w:id="367" w:author="hezhiqiangqaq@icloud.com" w:date="2019-03-24T19:06:00Z">
        <w:r>
          <w:rPr>
            <w:b/>
            <w:noProof/>
          </w:rPr>
          <w:drawing>
            <wp:inline distT="0" distB="0" distL="0" distR="0">
              <wp:extent cx="5274310" cy="3981450"/>
              <wp:effectExtent l="0" t="0" r="254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物相2.2.jpg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981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7C24F7" w:rsidRPr="00A857F7">
        <w:rPr>
          <w:b/>
        </w:rPr>
        <w:t xml:space="preserve">Figure </w:t>
      </w:r>
      <w:del w:id="368" w:author="Zou Rujia" w:date="2019-03-22T15:14:00Z">
        <w:r w:rsidR="007C24F7" w:rsidRPr="00A857F7" w:rsidDel="00432A35">
          <w:rPr>
            <w:b/>
          </w:rPr>
          <w:fldChar w:fldCharType="begin"/>
        </w:r>
        <w:r w:rsidR="007C24F7" w:rsidRPr="00A857F7" w:rsidDel="00432A35">
          <w:rPr>
            <w:b/>
          </w:rPr>
          <w:delInstrText xml:space="preserve"> SEQ Figure \* ARABIC </w:delInstrText>
        </w:r>
        <w:r w:rsidR="007C24F7" w:rsidRPr="00A857F7" w:rsidDel="00432A35">
          <w:rPr>
            <w:b/>
            <w:rPrChange w:id="369" w:author="Zou Rujia" w:date="2019-03-22T17:54:00Z">
              <w:rPr>
                <w:b/>
              </w:rPr>
            </w:rPrChange>
          </w:rPr>
          <w:fldChar w:fldCharType="separate"/>
        </w:r>
        <w:r w:rsidR="007C24F7" w:rsidRPr="00A857F7" w:rsidDel="00432A35">
          <w:rPr>
            <w:b/>
          </w:rPr>
          <w:delText>2</w:delText>
        </w:r>
        <w:r w:rsidR="007C24F7" w:rsidRPr="00A857F7" w:rsidDel="00432A35">
          <w:rPr>
            <w:b/>
          </w:rPr>
          <w:fldChar w:fldCharType="end"/>
        </w:r>
      </w:del>
      <w:bookmarkEnd w:id="366"/>
      <w:ins w:id="370" w:author="Zou Rujia" w:date="2019-03-22T15:14:00Z">
        <w:r w:rsidR="00432A35" w:rsidRPr="00A857F7">
          <w:rPr>
            <w:b/>
          </w:rPr>
          <w:t>1</w:t>
        </w:r>
      </w:ins>
      <w:r w:rsidR="007C24F7" w:rsidRPr="00A857F7">
        <w:rPr>
          <w:b/>
        </w:rPr>
        <w:t>.</w:t>
      </w:r>
      <w:r w:rsidR="007C24F7" w:rsidRPr="00A857F7">
        <w:t xml:space="preserve"> </w:t>
      </w:r>
      <w:ins w:id="371" w:author="Zou Rujia" w:date="2019-03-21T17:30:00Z">
        <w:r w:rsidR="007C24F7" w:rsidRPr="00A857F7">
          <w:t>(</w:t>
        </w:r>
      </w:ins>
      <w:r w:rsidR="007C24F7" w:rsidRPr="00A857F7">
        <w:t>a) XRD patterns of S-Nb</w:t>
      </w:r>
      <w:r w:rsidR="007C24F7" w:rsidRPr="00A857F7">
        <w:rPr>
          <w:vertAlign w:val="subscript"/>
        </w:rPr>
        <w:t>2</w:t>
      </w:r>
      <w:r w:rsidR="007C24F7" w:rsidRPr="00A857F7">
        <w:t>O</w:t>
      </w:r>
      <w:r w:rsidR="007C24F7" w:rsidRPr="00A857F7">
        <w:rPr>
          <w:vertAlign w:val="subscript"/>
        </w:rPr>
        <w:t>5</w:t>
      </w:r>
      <w:r w:rsidR="007C24F7" w:rsidRPr="00A857F7">
        <w:t>@rGO, NbS</w:t>
      </w:r>
      <w:r w:rsidR="007C24F7" w:rsidRPr="00A857F7">
        <w:rPr>
          <w:vertAlign w:val="subscript"/>
        </w:rPr>
        <w:t>2</w:t>
      </w:r>
      <w:r w:rsidR="007C24F7" w:rsidRPr="00A857F7">
        <w:t>@GO-3, and NbS</w:t>
      </w:r>
      <w:r w:rsidR="007C24F7" w:rsidRPr="00A857F7">
        <w:rPr>
          <w:vertAlign w:val="subscript"/>
        </w:rPr>
        <w:t>2</w:t>
      </w:r>
      <w:r w:rsidR="007C24F7" w:rsidRPr="00A857F7">
        <w:t>@GO. In addition to the PDF cards (T-Nb</w:t>
      </w:r>
      <w:r w:rsidR="007C24F7" w:rsidRPr="00A857F7">
        <w:rPr>
          <w:vertAlign w:val="subscript"/>
        </w:rPr>
        <w:t>2</w:t>
      </w:r>
      <w:r w:rsidR="007C24F7" w:rsidRPr="00A857F7">
        <w:t>O</w:t>
      </w:r>
      <w:r w:rsidR="007C24F7" w:rsidRPr="00A857F7">
        <w:rPr>
          <w:vertAlign w:val="subscript"/>
        </w:rPr>
        <w:t>5</w:t>
      </w:r>
      <w:r w:rsidR="007C24F7" w:rsidRPr="00A857F7">
        <w:t>, PDF#27-1003, marked with cyan rhombus; NbS</w:t>
      </w:r>
      <w:r w:rsidR="007C24F7" w:rsidRPr="00A857F7">
        <w:rPr>
          <w:vertAlign w:val="subscript"/>
        </w:rPr>
        <w:t>2</w:t>
      </w:r>
      <w:r w:rsidR="007C24F7" w:rsidRPr="00A857F7">
        <w:t xml:space="preserve">, PDF#41-0980, marked with orange pentagram). </w:t>
      </w:r>
      <w:ins w:id="372" w:author="Zou Rujia" w:date="2019-03-21T17:30:00Z">
        <w:r w:rsidR="007C24F7" w:rsidRPr="00A857F7">
          <w:t>(</w:t>
        </w:r>
      </w:ins>
      <w:r w:rsidR="007C24F7" w:rsidRPr="00A857F7">
        <w:t xml:space="preserve">b-d) </w:t>
      </w:r>
      <w:ins w:id="373" w:author="Zou Rujia" w:date="2019-03-23T17:01:00Z">
        <w:r w:rsidR="008B0CB6" w:rsidRPr="008B0CB6">
          <w:rPr>
            <w:rPrChange w:id="374" w:author="Zou Rujia" w:date="2019-03-23T17:01:00Z">
              <w:rPr>
                <w:rFonts w:ascii="AdvOT9b12cd41" w:eastAsiaTheme="minorEastAsia" w:hAnsi="AdvOT9b12cd41" w:cs="AdvOT9b12cd41"/>
                <w:kern w:val="0"/>
                <w:sz w:val="16"/>
                <w:szCs w:val="16"/>
              </w:rPr>
            </w:rPrChange>
          </w:rPr>
          <w:t xml:space="preserve">XPS spectra of </w:t>
        </w:r>
      </w:ins>
      <w:ins w:id="375" w:author="Zou Rujia" w:date="2019-03-23T17:02:00Z">
        <w:r w:rsidR="008B0CB6" w:rsidRPr="00A857F7">
          <w:t>of Nb 3d, S 2p and C 1s</w:t>
        </w:r>
        <w:r w:rsidR="008B0CB6">
          <w:t xml:space="preserve"> for </w:t>
        </w:r>
      </w:ins>
      <w:ins w:id="376" w:author="Zou Rujia" w:date="2019-03-23T17:01:00Z">
        <w:r w:rsidR="008B0CB6" w:rsidRPr="006602E4">
          <w:rPr>
            <w:kern w:val="0"/>
          </w:rPr>
          <w:t>S-Nb</w:t>
        </w:r>
        <w:r w:rsidR="008B0CB6" w:rsidRPr="006602E4">
          <w:rPr>
            <w:kern w:val="0"/>
            <w:vertAlign w:val="subscript"/>
          </w:rPr>
          <w:t>2</w:t>
        </w:r>
        <w:r w:rsidR="008B0CB6" w:rsidRPr="006602E4">
          <w:rPr>
            <w:kern w:val="0"/>
          </w:rPr>
          <w:t>O</w:t>
        </w:r>
        <w:r w:rsidR="008B0CB6" w:rsidRPr="006602E4">
          <w:rPr>
            <w:kern w:val="0"/>
            <w:vertAlign w:val="subscript"/>
          </w:rPr>
          <w:t>5</w:t>
        </w:r>
        <w:r w:rsidR="008B0CB6" w:rsidRPr="006602E4">
          <w:rPr>
            <w:kern w:val="0"/>
          </w:rPr>
          <w:t>@rG</w:t>
        </w:r>
        <w:r w:rsidR="008B0CB6">
          <w:rPr>
            <w:kern w:val="0"/>
          </w:rPr>
          <w:t>O</w:t>
        </w:r>
        <w:r w:rsidR="008B0CB6" w:rsidRPr="006602E4">
          <w:rPr>
            <w:kern w:val="0"/>
          </w:rPr>
          <w:t xml:space="preserve"> composite</w:t>
        </w:r>
        <w:r w:rsidR="008B0CB6" w:rsidRPr="00A857F7" w:rsidDel="008B0CB6">
          <w:t xml:space="preserve"> </w:t>
        </w:r>
      </w:ins>
      <w:del w:id="377" w:author="Zou Rujia" w:date="2019-03-23T17:01:00Z">
        <w:r w:rsidR="007C24F7" w:rsidRPr="00A857F7" w:rsidDel="008B0CB6">
          <w:delText xml:space="preserve">High-resolution XPS spectra </w:delText>
        </w:r>
      </w:del>
      <w:del w:id="378" w:author="Zou Rujia" w:date="2019-03-23T17:02:00Z">
        <w:r w:rsidR="007C24F7" w:rsidRPr="00A857F7" w:rsidDel="008B0CB6">
          <w:delText xml:space="preserve">of Nb 3d, S 2p and C 1s </w:delText>
        </w:r>
      </w:del>
      <w:del w:id="379" w:author="Zou Rujia" w:date="2019-03-23T17:03:00Z">
        <w:r w:rsidR="007C24F7" w:rsidRPr="00A857F7" w:rsidDel="008B0CB6">
          <w:delText>of S-Nb</w:delText>
        </w:r>
        <w:r w:rsidR="007C24F7" w:rsidRPr="00A857F7" w:rsidDel="008B0CB6">
          <w:rPr>
            <w:vertAlign w:val="subscript"/>
          </w:rPr>
          <w:delText>2</w:delText>
        </w:r>
        <w:r w:rsidR="007C24F7" w:rsidRPr="00A857F7" w:rsidDel="008B0CB6">
          <w:delText>O</w:delText>
        </w:r>
        <w:r w:rsidR="007C24F7" w:rsidRPr="00A857F7" w:rsidDel="008B0CB6">
          <w:rPr>
            <w:vertAlign w:val="subscript"/>
          </w:rPr>
          <w:delText>5</w:delText>
        </w:r>
        <w:r w:rsidR="007C24F7" w:rsidRPr="00A857F7" w:rsidDel="008B0CB6">
          <w:delText>@rGO</w:delText>
        </w:r>
      </w:del>
      <w:r w:rsidR="007C24F7" w:rsidRPr="00A857F7">
        <w:t>.</w:t>
      </w:r>
    </w:p>
    <w:p w:rsidR="007C24F7" w:rsidRPr="00A857F7" w:rsidRDefault="007C24F7" w:rsidP="007C24F7"/>
    <w:p w:rsidR="007C24F7" w:rsidRPr="00A857F7" w:rsidRDefault="007C24F7" w:rsidP="00DE0F8A">
      <w:pPr>
        <w:autoSpaceDE w:val="0"/>
        <w:autoSpaceDN w:val="0"/>
        <w:adjustRightInd w:val="0"/>
        <w:spacing w:line="360" w:lineRule="auto"/>
        <w:ind w:firstLineChars="200" w:firstLine="480"/>
        <w:rPr>
          <w:rStyle w:val="shorttext"/>
          <w:lang w:val="en"/>
        </w:rPr>
      </w:pPr>
    </w:p>
    <w:p w:rsidR="00066A33" w:rsidRPr="00A857F7" w:rsidRDefault="00432A35" w:rsidP="00DE0F8A">
      <w:pPr>
        <w:autoSpaceDE w:val="0"/>
        <w:autoSpaceDN w:val="0"/>
        <w:adjustRightInd w:val="0"/>
        <w:spacing w:line="360" w:lineRule="auto"/>
        <w:ind w:firstLineChars="200" w:firstLine="480"/>
        <w:rPr>
          <w:kern w:val="0"/>
        </w:rPr>
      </w:pPr>
      <w:ins w:id="380" w:author="Zou Rujia" w:date="2019-03-22T15:15:00Z">
        <w:r w:rsidRPr="00A857F7">
          <w:rPr>
            <w:kern w:val="0"/>
          </w:rPr>
          <w:t xml:space="preserve">To further investigate </w:t>
        </w:r>
      </w:ins>
      <w:del w:id="381" w:author="Zou Rujia" w:date="2019-03-22T15:15:00Z">
        <w:r w:rsidR="00066A33" w:rsidRPr="00A857F7" w:rsidDel="00432A35">
          <w:rPr>
            <w:rStyle w:val="shorttext"/>
            <w:lang w:val="en"/>
          </w:rPr>
          <w:delText>T</w:delText>
        </w:r>
      </w:del>
      <w:ins w:id="382" w:author="Zou Rujia" w:date="2019-03-22T15:15:00Z">
        <w:r w:rsidRPr="00A857F7">
          <w:rPr>
            <w:rStyle w:val="shorttext"/>
            <w:lang w:val="en"/>
          </w:rPr>
          <w:t>t</w:t>
        </w:r>
      </w:ins>
      <w:r w:rsidR="00066A33" w:rsidRPr="00A857F7">
        <w:rPr>
          <w:rStyle w:val="shorttext"/>
          <w:lang w:val="en"/>
        </w:rPr>
        <w:t xml:space="preserve">he morphology and microstructure of </w:t>
      </w:r>
      <w:del w:id="383" w:author="Zou Rujia" w:date="2019-03-21T15:57:00Z">
        <w:r w:rsidR="00066A33" w:rsidRPr="00A857F7" w:rsidDel="00485C5D">
          <w:rPr>
            <w:rFonts w:eastAsia="ScalaSansLF-Bold"/>
            <w:bCs/>
            <w:kern w:val="0"/>
          </w:rPr>
          <w:delText>S-Nb</w:delText>
        </w:r>
        <w:r w:rsidR="00066A33" w:rsidRPr="00A857F7" w:rsidDel="00485C5D">
          <w:rPr>
            <w:rFonts w:eastAsia="ScalaSansLF-Bold"/>
            <w:bCs/>
            <w:kern w:val="0"/>
            <w:vertAlign w:val="subscript"/>
          </w:rPr>
          <w:delText>2</w:delText>
        </w:r>
        <w:r w:rsidR="00066A33" w:rsidRPr="00A857F7" w:rsidDel="00485C5D">
          <w:rPr>
            <w:rFonts w:eastAsia="ScalaSansLF-Bold"/>
            <w:bCs/>
            <w:kern w:val="0"/>
          </w:rPr>
          <w:delText>O</w:delText>
        </w:r>
        <w:r w:rsidR="00066A33" w:rsidRPr="00A857F7" w:rsidDel="00485C5D">
          <w:rPr>
            <w:rFonts w:eastAsia="ScalaSansLF-Bold"/>
            <w:bCs/>
            <w:kern w:val="0"/>
            <w:vertAlign w:val="subscript"/>
          </w:rPr>
          <w:delText>5</w:delText>
        </w:r>
        <w:r w:rsidR="00066A33" w:rsidRPr="00A857F7" w:rsidDel="00485C5D">
          <w:rPr>
            <w:rFonts w:eastAsia="ScalaSansLF-Bold"/>
            <w:bCs/>
            <w:kern w:val="0"/>
          </w:rPr>
          <w:delText>@rGO</w:delText>
        </w:r>
      </w:del>
      <w:ins w:id="384" w:author="Zou Rujia" w:date="2019-03-21T15:57:00Z">
        <w:r w:rsidR="00485C5D" w:rsidRPr="00A857F7">
          <w:rPr>
            <w:rFonts w:eastAsia="ScalaSansLF-Bold"/>
            <w:bCs/>
            <w:kern w:val="0"/>
          </w:rPr>
          <w:t>S-</w:t>
        </w:r>
        <w:bookmarkStart w:id="385" w:name="OLE_LINK8"/>
        <w:r w:rsidR="00485C5D" w:rsidRPr="00A857F7">
          <w:rPr>
            <w:rFonts w:eastAsia="ScalaSansLF-Bold"/>
            <w:bCs/>
            <w:kern w:val="0"/>
          </w:rPr>
          <w:t>Nb</w:t>
        </w:r>
        <w:r w:rsidR="00485C5D" w:rsidRPr="00A857F7">
          <w:rPr>
            <w:rFonts w:eastAsia="ScalaSansLF-Bold"/>
            <w:bCs/>
            <w:kern w:val="0"/>
            <w:vertAlign w:val="subscript"/>
          </w:rPr>
          <w:t>2</w:t>
        </w:r>
        <w:r w:rsidR="00485C5D" w:rsidRPr="00A857F7">
          <w:rPr>
            <w:rFonts w:eastAsia="ScalaSansLF-Bold"/>
            <w:bCs/>
            <w:kern w:val="0"/>
          </w:rPr>
          <w:t>O</w:t>
        </w:r>
        <w:r w:rsidR="00485C5D" w:rsidRPr="00A857F7">
          <w:rPr>
            <w:rFonts w:eastAsia="ScalaSansLF-Bold"/>
            <w:bCs/>
            <w:kern w:val="0"/>
            <w:vertAlign w:val="subscript"/>
          </w:rPr>
          <w:t>5</w:t>
        </w:r>
        <w:r w:rsidR="00485C5D" w:rsidRPr="00A857F7">
          <w:rPr>
            <w:rFonts w:eastAsia="ScalaSansLF-Bold"/>
            <w:bCs/>
            <w:kern w:val="0"/>
          </w:rPr>
          <w:t>@rGO</w:t>
        </w:r>
      </w:ins>
      <w:bookmarkEnd w:id="385"/>
      <w:ins w:id="386" w:author="Zou Rujia" w:date="2019-03-22T15:17:00Z">
        <w:r w:rsidR="00673982" w:rsidRPr="00A857F7">
          <w:rPr>
            <w:rFonts w:eastAsia="ScalaSansLF-Bold"/>
            <w:bCs/>
            <w:kern w:val="0"/>
          </w:rPr>
          <w:t xml:space="preserve"> composite</w:t>
        </w:r>
      </w:ins>
      <w:ins w:id="387" w:author="hezhiqiangqaq@icloud.com" w:date="2019-03-24T19:16:00Z">
        <w:r w:rsidR="00045242">
          <w:rPr>
            <w:rFonts w:eastAsia="ScalaSansLF-Bold"/>
            <w:bCs/>
            <w:kern w:val="0"/>
          </w:rPr>
          <w:t xml:space="preserve"> </w:t>
        </w:r>
      </w:ins>
      <w:del w:id="388" w:author="Zou Rujia" w:date="2019-03-21T15:57:00Z">
        <w:r w:rsidR="00066A33" w:rsidRPr="00A857F7" w:rsidDel="00485C5D">
          <w:rPr>
            <w:rStyle w:val="shorttext"/>
            <w:lang w:val="en"/>
          </w:rPr>
          <w:delText xml:space="preserve"> </w:delText>
        </w:r>
      </w:del>
      <w:r w:rsidR="00066A33" w:rsidRPr="00A857F7">
        <w:rPr>
          <w:rStyle w:val="shorttext"/>
          <w:lang w:val="en"/>
        </w:rPr>
        <w:t xml:space="preserve">were characterized by scanning electron microscopy (SEM) and transmission electron microscopy (TEM). </w:t>
      </w:r>
      <w:del w:id="389" w:author="Zou Rujia" w:date="2019-03-21T13:50:00Z">
        <w:r w:rsidR="00066A33" w:rsidRPr="00A857F7" w:rsidDel="00F5094D">
          <w:rPr>
            <w:rStyle w:val="shorttext"/>
            <w:lang w:val="en"/>
          </w:rPr>
          <w:delText>The whole morphology is showed in the SEM image (</w:delText>
        </w:r>
        <w:r w:rsidR="00066A33" w:rsidRPr="00A857F7" w:rsidDel="00F5094D">
          <w:rPr>
            <w:rStyle w:val="shorttext"/>
            <w:b/>
            <w:lang w:val="en"/>
          </w:rPr>
          <w:fldChar w:fldCharType="begin"/>
        </w:r>
        <w:r w:rsidR="00066A33" w:rsidRPr="00A857F7" w:rsidDel="00F5094D">
          <w:rPr>
            <w:rStyle w:val="shorttext"/>
            <w:lang w:val="en"/>
          </w:rPr>
          <w:delInstrText xml:space="preserve"> REF _Ref2608376 \h  \* MERGEFORMAT </w:delInstrText>
        </w:r>
        <w:r w:rsidR="00066A33" w:rsidRPr="00A857F7" w:rsidDel="00F5094D">
          <w:rPr>
            <w:rStyle w:val="shorttext"/>
            <w:b/>
            <w:lang w:val="en"/>
          </w:rPr>
        </w:r>
        <w:r w:rsidR="00066A33" w:rsidRPr="00A857F7" w:rsidDel="00F5094D">
          <w:rPr>
            <w:rStyle w:val="shorttext"/>
            <w:b/>
            <w:lang w:val="en"/>
            <w:rPrChange w:id="390" w:author="Zou Rujia" w:date="2019-03-22T17:54:00Z">
              <w:rPr>
                <w:rStyle w:val="shorttext"/>
                <w:b/>
                <w:lang w:val="en"/>
              </w:rPr>
            </w:rPrChange>
          </w:rPr>
          <w:fldChar w:fldCharType="separate"/>
        </w:r>
        <w:r w:rsidR="00066A33" w:rsidRPr="00A857F7" w:rsidDel="00F5094D">
          <w:rPr>
            <w:b/>
          </w:rPr>
          <w:delText xml:space="preserve">Figure </w:delText>
        </w:r>
        <w:r w:rsidR="00066A33" w:rsidRPr="00A857F7" w:rsidDel="00F5094D">
          <w:rPr>
            <w:b/>
            <w:noProof/>
          </w:rPr>
          <w:delText>1</w:delText>
        </w:r>
        <w:r w:rsidR="00066A33" w:rsidRPr="00A857F7" w:rsidDel="00F5094D">
          <w:rPr>
            <w:rStyle w:val="shorttext"/>
            <w:b/>
            <w:lang w:val="en"/>
          </w:rPr>
          <w:fldChar w:fldCharType="end"/>
        </w:r>
        <w:r w:rsidR="00066A33" w:rsidRPr="00A857F7" w:rsidDel="00F5094D">
          <w:rPr>
            <w:rStyle w:val="shorttext"/>
            <w:lang w:val="en"/>
          </w:rPr>
          <w:delText>a), t</w:delText>
        </w:r>
      </w:del>
      <w:ins w:id="391" w:author="Zou Rujia" w:date="2019-03-21T13:50:00Z">
        <w:r w:rsidR="00F5094D" w:rsidRPr="00A857F7">
          <w:rPr>
            <w:rStyle w:val="shorttext"/>
            <w:lang w:val="en"/>
          </w:rPr>
          <w:t>T</w:t>
        </w:r>
      </w:ins>
      <w:r w:rsidR="00066A33" w:rsidRPr="00A857F7">
        <w:rPr>
          <w:rStyle w:val="shorttext"/>
          <w:lang w:val="en"/>
        </w:rPr>
        <w:t>he</w:t>
      </w:r>
      <w:ins w:id="392" w:author="Zou Rujia" w:date="2019-03-21T15:54:00Z">
        <w:r w:rsidR="00E126CF" w:rsidRPr="00A857F7">
          <w:t xml:space="preserve"> </w:t>
        </w:r>
        <w:r w:rsidR="00E126CF" w:rsidRPr="00A857F7">
          <w:rPr>
            <w:rStyle w:val="shorttext"/>
            <w:lang w:val="en"/>
          </w:rPr>
          <w:t>minuscule</w:t>
        </w:r>
      </w:ins>
      <w:r w:rsidR="00066A33" w:rsidRPr="00A857F7">
        <w:rPr>
          <w:rStyle w:val="shorttext"/>
          <w:lang w:val="en"/>
        </w:rPr>
        <w:t xml:space="preserve"> Nb</w:t>
      </w:r>
      <w:r w:rsidR="00066A33" w:rsidRPr="00A857F7">
        <w:rPr>
          <w:rStyle w:val="shorttext"/>
          <w:vertAlign w:val="subscript"/>
          <w:lang w:val="en"/>
        </w:rPr>
        <w:t>2</w:t>
      </w:r>
      <w:r w:rsidR="00066A33" w:rsidRPr="00A857F7">
        <w:rPr>
          <w:rStyle w:val="shorttext"/>
          <w:lang w:val="en"/>
        </w:rPr>
        <w:t>O</w:t>
      </w:r>
      <w:r w:rsidR="00066A33" w:rsidRPr="00A857F7">
        <w:rPr>
          <w:rStyle w:val="shorttext"/>
          <w:vertAlign w:val="subscript"/>
          <w:lang w:val="en"/>
        </w:rPr>
        <w:t>5</w:t>
      </w:r>
      <w:r w:rsidR="00066A33" w:rsidRPr="00A857F7">
        <w:rPr>
          <w:rStyle w:val="shorttext"/>
          <w:lang w:val="en"/>
        </w:rPr>
        <w:t xml:space="preserve"> nanosheets are uniformly spread on the surface of </w:t>
      </w:r>
      <w:bookmarkStart w:id="393" w:name="OLE_LINK3"/>
      <w:bookmarkStart w:id="394" w:name="OLE_LINK4"/>
      <w:bookmarkStart w:id="395" w:name="OLE_LINK1"/>
      <w:bookmarkStart w:id="396" w:name="OLE_LINK2"/>
      <w:r w:rsidR="00066A33" w:rsidRPr="00A857F7">
        <w:rPr>
          <w:rStyle w:val="shorttext"/>
          <w:lang w:val="en"/>
        </w:rPr>
        <w:t xml:space="preserve">rGO </w:t>
      </w:r>
      <w:bookmarkEnd w:id="393"/>
      <w:bookmarkEnd w:id="394"/>
      <w:ins w:id="397" w:author="Zou Rujia" w:date="2019-03-21T13:56:00Z">
        <w:r w:rsidR="00F5094D" w:rsidRPr="00A857F7">
          <w:rPr>
            <w:color w:val="222222"/>
            <w:spacing w:val="3"/>
            <w:shd w:val="clear" w:color="auto" w:fill="FFFFFF"/>
            <w:rPrChange w:id="398" w:author="Zou Rujia" w:date="2019-03-22T17:54:00Z">
              <w:rPr>
                <w:rFonts w:ascii="Times" w:hAnsi="Times" w:cs="Times"/>
                <w:color w:val="222222"/>
                <w:spacing w:val="3"/>
                <w:sz w:val="26"/>
                <w:szCs w:val="26"/>
                <w:shd w:val="clear" w:color="auto" w:fill="FFFFFF"/>
              </w:rPr>
            </w:rPrChange>
          </w:rPr>
          <w:t>with small thickness</w:t>
        </w:r>
      </w:ins>
      <w:del w:id="399" w:author="Zou Rujia" w:date="2019-03-21T13:57:00Z">
        <w:r w:rsidR="00066A33" w:rsidRPr="00A857F7" w:rsidDel="00F5094D">
          <w:rPr>
            <w:rStyle w:val="shorttext"/>
            <w:lang w:val="en"/>
          </w:rPr>
          <w:delText xml:space="preserve">of several micrometers </w:delText>
        </w:r>
        <w:bookmarkEnd w:id="395"/>
        <w:bookmarkEnd w:id="396"/>
        <w:r w:rsidR="00066A33" w:rsidRPr="00A857F7" w:rsidDel="00F5094D">
          <w:rPr>
            <w:rStyle w:val="shorttext"/>
            <w:lang w:val="en"/>
          </w:rPr>
          <w:delText xml:space="preserve">instead of being wrapped in </w:delText>
        </w:r>
        <w:r w:rsidR="00F5094D" w:rsidRPr="00A857F7" w:rsidDel="00F5094D">
          <w:rPr>
            <w:rStyle w:val="shorttext"/>
            <w:lang w:val="en"/>
          </w:rPr>
          <w:delText>Rgo</w:delText>
        </w:r>
      </w:del>
      <w:ins w:id="400" w:author="Zou Rujia" w:date="2019-03-21T13:50:00Z">
        <w:r w:rsidR="00F5094D" w:rsidRPr="00A857F7">
          <w:rPr>
            <w:rStyle w:val="shorttext"/>
            <w:lang w:val="en"/>
          </w:rPr>
          <w:t>, as sho</w:t>
        </w:r>
      </w:ins>
      <w:ins w:id="401" w:author="Zou Rujia" w:date="2019-03-21T13:51:00Z">
        <w:r w:rsidR="00F5094D" w:rsidRPr="00A857F7">
          <w:rPr>
            <w:rStyle w:val="shorttext"/>
            <w:lang w:val="en"/>
          </w:rPr>
          <w:t xml:space="preserve">wn in Figure </w:t>
        </w:r>
      </w:ins>
      <w:ins w:id="402" w:author="Zou Rujia" w:date="2019-03-22T15:14:00Z">
        <w:r w:rsidR="007C24F7" w:rsidRPr="00A857F7">
          <w:rPr>
            <w:rStyle w:val="shorttext"/>
            <w:lang w:val="en"/>
          </w:rPr>
          <w:t>2</w:t>
        </w:r>
      </w:ins>
      <w:ins w:id="403" w:author="Zou Rujia" w:date="2019-03-21T14:28:00Z">
        <w:r w:rsidR="00037B70" w:rsidRPr="00A857F7">
          <w:rPr>
            <w:rStyle w:val="shorttext"/>
            <w:lang w:val="en"/>
          </w:rPr>
          <w:t>a</w:t>
        </w:r>
      </w:ins>
      <w:r w:rsidR="00066A33" w:rsidRPr="00A857F7">
        <w:rPr>
          <w:rStyle w:val="shorttext"/>
          <w:lang w:val="en"/>
        </w:rPr>
        <w:t xml:space="preserve">. </w:t>
      </w:r>
      <w:ins w:id="404" w:author="Zou Rujia" w:date="2019-03-21T14:28:00Z">
        <w:r w:rsidR="00037B70" w:rsidRPr="00A857F7">
          <w:rPr>
            <w:rStyle w:val="shorttext"/>
            <w:lang w:val="en"/>
          </w:rPr>
          <w:t xml:space="preserve">The </w:t>
        </w:r>
      </w:ins>
      <w:ins w:id="405" w:author="Zou Rujia" w:date="2019-03-21T14:29:00Z">
        <w:r w:rsidR="00037B70" w:rsidRPr="00A857F7">
          <w:rPr>
            <w:rStyle w:val="shorttext"/>
            <w:lang w:val="en"/>
          </w:rPr>
          <w:t>TEM</w:t>
        </w:r>
      </w:ins>
      <w:ins w:id="406" w:author="Zou Rujia" w:date="2019-03-21T14:28:00Z">
        <w:r w:rsidR="00037B70" w:rsidRPr="00A857F7">
          <w:rPr>
            <w:rStyle w:val="shorttext"/>
            <w:lang w:val="en"/>
          </w:rPr>
          <w:t xml:space="preserve"> image in Figure </w:t>
        </w:r>
      </w:ins>
      <w:ins w:id="407" w:author="Zou Rujia" w:date="2019-03-22T15:14:00Z">
        <w:r w:rsidR="007C24F7" w:rsidRPr="00A857F7">
          <w:rPr>
            <w:rStyle w:val="shorttext"/>
            <w:lang w:val="en"/>
          </w:rPr>
          <w:t>2</w:t>
        </w:r>
      </w:ins>
      <w:ins w:id="408" w:author="Zou Rujia" w:date="2019-03-21T15:52:00Z">
        <w:r w:rsidR="00E126CF" w:rsidRPr="00A857F7">
          <w:rPr>
            <w:rStyle w:val="shorttext"/>
            <w:lang w:val="en"/>
          </w:rPr>
          <w:t>b</w:t>
        </w:r>
      </w:ins>
      <w:ins w:id="409" w:author="Zou Rujia" w:date="2019-03-21T14:30:00Z">
        <w:r w:rsidR="00037B70" w:rsidRPr="00A857F7">
          <w:t xml:space="preserve"> </w:t>
        </w:r>
        <w:r w:rsidR="00037B70" w:rsidRPr="00A857F7">
          <w:rPr>
            <w:rStyle w:val="shorttext"/>
            <w:lang w:val="en"/>
          </w:rPr>
          <w:t>further</w:t>
        </w:r>
      </w:ins>
      <w:ins w:id="410" w:author="Zou Rujia" w:date="2019-03-21T14:28:00Z">
        <w:r w:rsidR="00037B70" w:rsidRPr="00A857F7">
          <w:rPr>
            <w:rStyle w:val="shorttext"/>
            <w:lang w:val="en"/>
          </w:rPr>
          <w:t xml:space="preserve"> shows that a large scale </w:t>
        </w:r>
      </w:ins>
      <w:ins w:id="411" w:author="Zou Rujia" w:date="2019-03-21T14:31:00Z">
        <w:r w:rsidR="00037B70" w:rsidRPr="00A857F7">
          <w:rPr>
            <w:rStyle w:val="shorttext"/>
            <w:lang w:val="en"/>
          </w:rPr>
          <w:t xml:space="preserve">nanosheets </w:t>
        </w:r>
      </w:ins>
      <w:ins w:id="412" w:author="Zou Rujia" w:date="2019-03-21T14:28:00Z">
        <w:r w:rsidR="00037B70" w:rsidRPr="00A857F7">
          <w:rPr>
            <w:rStyle w:val="shorttext"/>
            <w:lang w:val="en"/>
          </w:rPr>
          <w:t xml:space="preserve">were uniformly grown on the </w:t>
        </w:r>
      </w:ins>
      <w:ins w:id="413" w:author="Zou Rujia" w:date="2019-03-21T14:31:00Z">
        <w:r w:rsidR="00037B70" w:rsidRPr="00A857F7">
          <w:rPr>
            <w:rFonts w:eastAsia="ScalaSansLF-Bold"/>
            <w:bCs/>
            <w:kern w:val="0"/>
          </w:rPr>
          <w:t>rGO</w:t>
        </w:r>
      </w:ins>
      <w:ins w:id="414" w:author="Zou Rujia" w:date="2019-03-21T14:28:00Z">
        <w:r w:rsidR="00037B70" w:rsidRPr="00A857F7">
          <w:rPr>
            <w:rStyle w:val="shorttext"/>
            <w:lang w:val="en"/>
          </w:rPr>
          <w:t xml:space="preserve">. </w:t>
        </w:r>
      </w:ins>
      <w:ins w:id="415" w:author="Zou Rujia" w:date="2019-03-21T14:31:00Z">
        <w:r w:rsidR="00037B70" w:rsidRPr="00A857F7">
          <w:rPr>
            <w:rStyle w:val="shorttext"/>
            <w:lang w:val="en"/>
          </w:rPr>
          <w:t xml:space="preserve">Enlarged TEM image in Figures </w:t>
        </w:r>
      </w:ins>
      <w:ins w:id="416" w:author="Zou Rujia" w:date="2019-03-22T15:14:00Z">
        <w:r w:rsidR="007C24F7" w:rsidRPr="00A857F7">
          <w:rPr>
            <w:rStyle w:val="shorttext"/>
            <w:lang w:val="en"/>
          </w:rPr>
          <w:t>2</w:t>
        </w:r>
      </w:ins>
      <w:ins w:id="417" w:author="Zou Rujia" w:date="2019-03-21T14:31:00Z">
        <w:r w:rsidR="00037B70" w:rsidRPr="00A857F7">
          <w:rPr>
            <w:rStyle w:val="shorttext"/>
            <w:lang w:val="en"/>
          </w:rPr>
          <w:t xml:space="preserve">c reveal that the </w:t>
        </w:r>
      </w:ins>
      <w:ins w:id="418" w:author="Zou Rujia" w:date="2019-03-21T17:49:00Z">
        <w:r w:rsidR="007E565E" w:rsidRPr="00A857F7">
          <w:rPr>
            <w:rStyle w:val="shorttext"/>
            <w:lang w:val="en"/>
          </w:rPr>
          <w:t xml:space="preserve">circular </w:t>
        </w:r>
      </w:ins>
      <w:ins w:id="419" w:author="Zou Rujia" w:date="2019-03-21T14:31:00Z">
        <w:r w:rsidR="00037B70" w:rsidRPr="00A857F7">
          <w:rPr>
            <w:rStyle w:val="shorttext"/>
            <w:lang w:val="en"/>
          </w:rPr>
          <w:t>Nb</w:t>
        </w:r>
        <w:r w:rsidR="00037B70" w:rsidRPr="00A857F7">
          <w:rPr>
            <w:rStyle w:val="shorttext"/>
            <w:vertAlign w:val="subscript"/>
            <w:lang w:val="en"/>
            <w:rPrChange w:id="420" w:author="Zou Rujia" w:date="2019-03-22T17:54:00Z">
              <w:rPr>
                <w:rStyle w:val="shorttext"/>
                <w:lang w:val="en"/>
              </w:rPr>
            </w:rPrChange>
          </w:rPr>
          <w:t>2</w:t>
        </w:r>
        <w:r w:rsidR="00037B70" w:rsidRPr="00A857F7">
          <w:rPr>
            <w:rStyle w:val="shorttext"/>
            <w:lang w:val="en"/>
          </w:rPr>
          <w:t>O</w:t>
        </w:r>
        <w:r w:rsidR="00037B70" w:rsidRPr="00A857F7">
          <w:rPr>
            <w:rStyle w:val="shorttext"/>
            <w:vertAlign w:val="subscript"/>
            <w:lang w:val="en"/>
            <w:rPrChange w:id="421" w:author="Zou Rujia" w:date="2019-03-22T17:54:00Z">
              <w:rPr>
                <w:rStyle w:val="shorttext"/>
                <w:lang w:val="en"/>
              </w:rPr>
            </w:rPrChange>
          </w:rPr>
          <w:t>5</w:t>
        </w:r>
        <w:r w:rsidR="00037B70" w:rsidRPr="00A857F7">
          <w:rPr>
            <w:rStyle w:val="shorttext"/>
            <w:lang w:val="en"/>
          </w:rPr>
          <w:t xml:space="preserve"> nanosheets have a </w:t>
        </w:r>
      </w:ins>
      <w:ins w:id="422" w:author="Zou Rujia" w:date="2019-03-21T15:08:00Z">
        <w:r w:rsidR="00167680" w:rsidRPr="00A857F7">
          <w:rPr>
            <w:rStyle w:val="shorttext"/>
            <w:lang w:val="en"/>
          </w:rPr>
          <w:t xml:space="preserve">uniform </w:t>
        </w:r>
      </w:ins>
      <w:ins w:id="423" w:author="Zou Rujia" w:date="2019-03-21T14:31:00Z">
        <w:r w:rsidR="00037B70" w:rsidRPr="00A857F7">
          <w:rPr>
            <w:rStyle w:val="shorttext"/>
            <w:lang w:val="en"/>
          </w:rPr>
          <w:t>diameter of ~20 nm and the thickness of Nb</w:t>
        </w:r>
        <w:r w:rsidR="00037B70" w:rsidRPr="00A857F7">
          <w:rPr>
            <w:rStyle w:val="shorttext"/>
            <w:vertAlign w:val="subscript"/>
            <w:lang w:val="en"/>
            <w:rPrChange w:id="424" w:author="Zou Rujia" w:date="2019-03-22T17:54:00Z">
              <w:rPr>
                <w:rStyle w:val="shorttext"/>
                <w:lang w:val="en"/>
              </w:rPr>
            </w:rPrChange>
          </w:rPr>
          <w:t>2</w:t>
        </w:r>
        <w:r w:rsidR="00037B70" w:rsidRPr="00A857F7">
          <w:rPr>
            <w:rStyle w:val="shorttext"/>
            <w:lang w:val="en"/>
          </w:rPr>
          <w:t>O</w:t>
        </w:r>
        <w:r w:rsidR="00037B70" w:rsidRPr="00A857F7">
          <w:rPr>
            <w:rStyle w:val="shorttext"/>
            <w:vertAlign w:val="subscript"/>
            <w:lang w:val="en"/>
            <w:rPrChange w:id="425" w:author="Zou Rujia" w:date="2019-03-22T17:54:00Z">
              <w:rPr>
                <w:rStyle w:val="shorttext"/>
                <w:lang w:val="en"/>
              </w:rPr>
            </w:rPrChange>
          </w:rPr>
          <w:t>5</w:t>
        </w:r>
        <w:r w:rsidR="00037B70" w:rsidRPr="00A857F7">
          <w:rPr>
            <w:rStyle w:val="shorttext"/>
            <w:lang w:val="en"/>
          </w:rPr>
          <w:t xml:space="preserve"> nanosheets </w:t>
        </w:r>
      </w:ins>
      <w:ins w:id="426" w:author="Zou Rujia" w:date="2019-03-21T15:07:00Z">
        <w:r w:rsidR="00167680" w:rsidRPr="00A857F7">
          <w:rPr>
            <w:rStyle w:val="shorttext"/>
            <w:lang w:val="en"/>
          </w:rPr>
          <w:t>extend</w:t>
        </w:r>
      </w:ins>
      <w:ins w:id="427" w:author="Zou Rujia" w:date="2019-03-21T14:31:00Z">
        <w:r w:rsidR="00037B70" w:rsidRPr="00A857F7">
          <w:rPr>
            <w:rStyle w:val="shorttext"/>
            <w:lang w:val="en"/>
          </w:rPr>
          <w:t xml:space="preserve">s </w:t>
        </w:r>
      </w:ins>
      <w:ins w:id="428" w:author="Zou Rujia" w:date="2019-03-21T15:06:00Z">
        <w:r w:rsidR="00167680" w:rsidRPr="00A857F7">
          <w:t xml:space="preserve">for </w:t>
        </w:r>
        <w:bookmarkStart w:id="429" w:name="175984-1-14"/>
        <w:r w:rsidR="00167680" w:rsidRPr="00A857F7">
          <w:fldChar w:fldCharType="begin"/>
        </w:r>
        <w:r w:rsidR="00167680" w:rsidRPr="00A857F7">
          <w:instrText xml:space="preserve"> HYPERLINK "http://cn.bing.com/dict/clientsearch?mkt=zh-CN&amp;setLang=zh&amp;form=BDVEHC&amp;ClientVer=BDDTV3.5.0.4311&amp;q=several" \t "_blank" </w:instrText>
        </w:r>
        <w:r w:rsidR="00167680" w:rsidRPr="00A857F7">
          <w:rPr>
            <w:rPrChange w:id="430" w:author="Zou Rujia" w:date="2019-03-22T17:54:00Z">
              <w:rPr>
                <w:lang w:val="en"/>
              </w:rPr>
            </w:rPrChange>
          </w:rPr>
          <w:fldChar w:fldCharType="separate"/>
        </w:r>
        <w:r w:rsidR="00167680" w:rsidRPr="00A857F7">
          <w:rPr>
            <w:rStyle w:val="a9"/>
          </w:rPr>
          <w:t>several</w:t>
        </w:r>
        <w:r w:rsidR="00167680" w:rsidRPr="00A857F7">
          <w:rPr>
            <w:lang w:val="en"/>
          </w:rPr>
          <w:fldChar w:fldCharType="end"/>
        </w:r>
      </w:ins>
      <w:bookmarkEnd w:id="429"/>
      <w:ins w:id="431" w:author="Zou Rujia" w:date="2019-03-21T14:31:00Z">
        <w:r w:rsidR="00037B70" w:rsidRPr="00A857F7">
          <w:rPr>
            <w:rStyle w:val="shorttext"/>
            <w:lang w:val="en"/>
          </w:rPr>
          <w:t xml:space="preserve"> </w:t>
        </w:r>
      </w:ins>
      <w:ins w:id="432" w:author="Zou Rujia" w:date="2019-03-21T15:07:00Z">
        <w:r w:rsidR="00167680" w:rsidRPr="00A857F7">
          <w:rPr>
            <w:rStyle w:val="shorttext"/>
            <w:lang w:val="en"/>
          </w:rPr>
          <w:t>n</w:t>
        </w:r>
      </w:ins>
      <w:ins w:id="433" w:author="Zou Rujia" w:date="2019-03-21T14:31:00Z">
        <w:r w:rsidR="00037B70" w:rsidRPr="00A857F7">
          <w:rPr>
            <w:rStyle w:val="shorttext"/>
            <w:lang w:val="en"/>
          </w:rPr>
          <w:t>m.</w:t>
        </w:r>
      </w:ins>
      <w:ins w:id="434" w:author="Zou Rujia" w:date="2019-03-21T15:08:00Z">
        <w:r w:rsidR="00167680" w:rsidRPr="00A857F7">
          <w:rPr>
            <w:rStyle w:val="shorttext"/>
            <w:lang w:val="en"/>
          </w:rPr>
          <w:t xml:space="preserve"> </w:t>
        </w:r>
      </w:ins>
      <w:del w:id="435" w:author="Zou Rujia" w:date="2019-03-21T15:08:00Z">
        <w:r w:rsidR="00066A33" w:rsidRPr="00A857F7" w:rsidDel="00167680">
          <w:rPr>
            <w:rStyle w:val="shorttext"/>
            <w:lang w:val="en"/>
          </w:rPr>
          <w:delText>This could also be well confirmed by the TEM images (</w:delText>
        </w:r>
        <w:r w:rsidR="00066A33" w:rsidRPr="00A857F7" w:rsidDel="00167680">
          <w:rPr>
            <w:rStyle w:val="shorttext"/>
            <w:b/>
            <w:lang w:val="en"/>
          </w:rPr>
          <w:fldChar w:fldCharType="begin"/>
        </w:r>
        <w:r w:rsidR="00066A33" w:rsidRPr="00A857F7" w:rsidDel="00167680">
          <w:rPr>
            <w:rStyle w:val="shorttext"/>
            <w:lang w:val="en"/>
          </w:rPr>
          <w:delInstrText xml:space="preserve"> REF _Ref2608376 \h  \* MERGEFORMAT </w:delInstrText>
        </w:r>
        <w:r w:rsidR="00066A33" w:rsidRPr="00A857F7" w:rsidDel="00167680">
          <w:rPr>
            <w:rStyle w:val="shorttext"/>
            <w:b/>
            <w:lang w:val="en"/>
          </w:rPr>
        </w:r>
        <w:r w:rsidR="00066A33" w:rsidRPr="00A857F7" w:rsidDel="00167680">
          <w:rPr>
            <w:rStyle w:val="shorttext"/>
            <w:b/>
            <w:lang w:val="en"/>
            <w:rPrChange w:id="436" w:author="Zou Rujia" w:date="2019-03-22T17:54:00Z">
              <w:rPr>
                <w:rStyle w:val="shorttext"/>
                <w:b/>
                <w:lang w:val="en"/>
              </w:rPr>
            </w:rPrChange>
          </w:rPr>
          <w:fldChar w:fldCharType="separate"/>
        </w:r>
        <w:r w:rsidR="00066A33" w:rsidRPr="00A857F7" w:rsidDel="00167680">
          <w:rPr>
            <w:b/>
          </w:rPr>
          <w:delText xml:space="preserve">Figure </w:delText>
        </w:r>
        <w:r w:rsidR="00066A33" w:rsidRPr="00A857F7" w:rsidDel="00167680">
          <w:rPr>
            <w:b/>
            <w:noProof/>
          </w:rPr>
          <w:delText>1</w:delText>
        </w:r>
        <w:r w:rsidR="00066A33" w:rsidRPr="00A857F7" w:rsidDel="00167680">
          <w:rPr>
            <w:rStyle w:val="shorttext"/>
            <w:b/>
            <w:lang w:val="en"/>
          </w:rPr>
          <w:fldChar w:fldCharType="end"/>
        </w:r>
        <w:r w:rsidR="00066A33" w:rsidRPr="00A857F7" w:rsidDel="00167680">
          <w:rPr>
            <w:rStyle w:val="shorttext"/>
            <w:lang w:val="en"/>
          </w:rPr>
          <w:delText xml:space="preserve">b, c,). </w:delText>
        </w:r>
        <w:r w:rsidR="00066A33" w:rsidRPr="00A857F7" w:rsidDel="00167680">
          <w:rPr>
            <w:rStyle w:val="shorttext"/>
            <w:b/>
            <w:lang w:val="en"/>
          </w:rPr>
          <w:fldChar w:fldCharType="begin"/>
        </w:r>
        <w:r w:rsidR="00066A33" w:rsidRPr="00A857F7" w:rsidDel="00167680">
          <w:rPr>
            <w:rStyle w:val="shorttext"/>
            <w:lang w:val="en"/>
          </w:rPr>
          <w:delInstrText xml:space="preserve"> REF _Ref2608376 \h  \* MERGEFORMAT </w:delInstrText>
        </w:r>
        <w:r w:rsidR="00066A33" w:rsidRPr="00A857F7" w:rsidDel="00167680">
          <w:rPr>
            <w:rStyle w:val="shorttext"/>
            <w:b/>
            <w:lang w:val="en"/>
          </w:rPr>
        </w:r>
        <w:r w:rsidR="00066A33" w:rsidRPr="00A857F7" w:rsidDel="00167680">
          <w:rPr>
            <w:rStyle w:val="shorttext"/>
            <w:b/>
            <w:lang w:val="en"/>
            <w:rPrChange w:id="437" w:author="Zou Rujia" w:date="2019-03-22T17:54:00Z">
              <w:rPr>
                <w:rStyle w:val="shorttext"/>
                <w:b/>
                <w:lang w:val="en"/>
              </w:rPr>
            </w:rPrChange>
          </w:rPr>
          <w:fldChar w:fldCharType="separate"/>
        </w:r>
        <w:r w:rsidR="00066A33" w:rsidRPr="00A857F7" w:rsidDel="00167680">
          <w:rPr>
            <w:b/>
          </w:rPr>
          <w:delText xml:space="preserve">Figure </w:delText>
        </w:r>
        <w:r w:rsidR="00066A33" w:rsidRPr="00A857F7" w:rsidDel="00167680">
          <w:rPr>
            <w:b/>
            <w:noProof/>
          </w:rPr>
          <w:delText>1</w:delText>
        </w:r>
        <w:r w:rsidR="00066A33" w:rsidRPr="00A857F7" w:rsidDel="00167680">
          <w:rPr>
            <w:rStyle w:val="shorttext"/>
            <w:b/>
            <w:lang w:val="en"/>
          </w:rPr>
          <w:fldChar w:fldCharType="end"/>
        </w:r>
        <w:r w:rsidR="00066A33" w:rsidRPr="00A857F7" w:rsidDel="00167680">
          <w:rPr>
            <w:rStyle w:val="shorttext"/>
            <w:lang w:val="en"/>
          </w:rPr>
          <w:delText>c reveals that the size of the Nb</w:delText>
        </w:r>
        <w:r w:rsidR="00066A33" w:rsidRPr="00A857F7" w:rsidDel="00167680">
          <w:rPr>
            <w:rStyle w:val="shorttext"/>
            <w:vertAlign w:val="subscript"/>
            <w:lang w:val="en"/>
          </w:rPr>
          <w:delText>2</w:delText>
        </w:r>
        <w:r w:rsidR="00066A33" w:rsidRPr="00A857F7" w:rsidDel="00167680">
          <w:rPr>
            <w:rStyle w:val="shorttext"/>
            <w:lang w:val="en"/>
          </w:rPr>
          <w:delText>O</w:delText>
        </w:r>
        <w:r w:rsidR="00066A33" w:rsidRPr="00A857F7" w:rsidDel="00167680">
          <w:rPr>
            <w:rStyle w:val="shorttext"/>
            <w:vertAlign w:val="subscript"/>
            <w:lang w:val="en"/>
          </w:rPr>
          <w:delText>5</w:delText>
        </w:r>
        <w:r w:rsidR="00066A33" w:rsidRPr="00A857F7" w:rsidDel="00167680">
          <w:rPr>
            <w:rStyle w:val="shorttext"/>
            <w:lang w:val="en"/>
          </w:rPr>
          <w:delText xml:space="preserve"> nanoparticles is around 20 nm.</w:delText>
        </w:r>
        <w:r w:rsidR="00066A33" w:rsidRPr="00A857F7" w:rsidDel="00167680">
          <w:rPr>
            <w:rStyle w:val="shorttext"/>
            <w:color w:val="000000" w:themeColor="text1"/>
            <w:lang w:val="en"/>
          </w:rPr>
          <w:delText xml:space="preserve"> </w:delText>
        </w:r>
      </w:del>
      <w:del w:id="438" w:author="Zou Rujia" w:date="2019-03-22T15:14:00Z">
        <w:r w:rsidR="00066A33" w:rsidRPr="00A857F7" w:rsidDel="007C24F7">
          <w:rPr>
            <w:rStyle w:val="shorttext"/>
            <w:b/>
            <w:lang w:val="en"/>
          </w:rPr>
          <w:fldChar w:fldCharType="begin"/>
        </w:r>
        <w:r w:rsidR="00066A33" w:rsidRPr="00A857F7" w:rsidDel="007C24F7">
          <w:rPr>
            <w:rStyle w:val="shorttext"/>
            <w:color w:val="FF0000"/>
            <w:lang w:val="en"/>
          </w:rPr>
          <w:delInstrText xml:space="preserve"> REF _Ref2608376 \h </w:delInstrText>
        </w:r>
        <w:r w:rsidR="00066A33" w:rsidRPr="00A857F7" w:rsidDel="007C24F7">
          <w:rPr>
            <w:rStyle w:val="shorttext"/>
            <w:lang w:val="en"/>
          </w:rPr>
          <w:delInstrText xml:space="preserve"> \* MERGEFORMAT </w:delInstrText>
        </w:r>
        <w:r w:rsidR="00066A33" w:rsidRPr="00A857F7" w:rsidDel="007C24F7">
          <w:rPr>
            <w:rStyle w:val="shorttext"/>
            <w:b/>
            <w:lang w:val="en"/>
          </w:rPr>
        </w:r>
        <w:r w:rsidR="00066A33" w:rsidRPr="00A857F7" w:rsidDel="007C24F7">
          <w:rPr>
            <w:rStyle w:val="shorttext"/>
            <w:b/>
            <w:lang w:val="en"/>
            <w:rPrChange w:id="439" w:author="Zou Rujia" w:date="2019-03-22T17:54:00Z">
              <w:rPr>
                <w:rStyle w:val="shorttext"/>
                <w:b/>
                <w:lang w:val="en"/>
              </w:rPr>
            </w:rPrChange>
          </w:rPr>
          <w:fldChar w:fldCharType="separate"/>
        </w:r>
        <w:r w:rsidR="00066A33" w:rsidRPr="00A857F7" w:rsidDel="007C24F7">
          <w:rPr>
            <w:b/>
          </w:rPr>
          <w:delText xml:space="preserve">Figure </w:delText>
        </w:r>
        <w:r w:rsidR="00066A33" w:rsidRPr="00A857F7" w:rsidDel="007C24F7">
          <w:rPr>
            <w:b/>
            <w:noProof/>
          </w:rPr>
          <w:delText>1</w:delText>
        </w:r>
        <w:r w:rsidR="00066A33" w:rsidRPr="00A857F7" w:rsidDel="007C24F7">
          <w:rPr>
            <w:rStyle w:val="shorttext"/>
            <w:b/>
            <w:lang w:val="en"/>
          </w:rPr>
          <w:fldChar w:fldCharType="end"/>
        </w:r>
        <w:r w:rsidR="00066A33" w:rsidRPr="00A857F7" w:rsidDel="007C24F7">
          <w:rPr>
            <w:rStyle w:val="shorttext"/>
            <w:lang w:val="en"/>
          </w:rPr>
          <w:delText xml:space="preserve">d </w:delText>
        </w:r>
      </w:del>
      <w:ins w:id="440" w:author="Zou Rujia" w:date="2019-03-22T15:14:00Z">
        <w:r w:rsidR="007C24F7" w:rsidRPr="00A857F7">
          <w:rPr>
            <w:rStyle w:val="shorttext"/>
            <w:b/>
            <w:lang w:val="en"/>
          </w:rPr>
          <w:fldChar w:fldCharType="begin"/>
        </w:r>
        <w:r w:rsidR="007C24F7" w:rsidRPr="00A857F7">
          <w:rPr>
            <w:rStyle w:val="shorttext"/>
            <w:color w:val="FF0000"/>
            <w:lang w:val="en"/>
          </w:rPr>
          <w:instrText xml:space="preserve"> REF _Ref2608376 \h </w:instrText>
        </w:r>
        <w:r w:rsidR="007C24F7" w:rsidRPr="00A857F7">
          <w:rPr>
            <w:rStyle w:val="shorttext"/>
            <w:lang w:val="en"/>
          </w:rPr>
          <w:instrText xml:space="preserve"> \* MERGEFORMAT </w:instrText>
        </w:r>
      </w:ins>
      <w:r w:rsidR="007C24F7" w:rsidRPr="00A857F7">
        <w:rPr>
          <w:rStyle w:val="shorttext"/>
          <w:b/>
          <w:lang w:val="en"/>
        </w:rPr>
      </w:r>
      <w:ins w:id="441" w:author="Zou Rujia" w:date="2019-03-22T15:14:00Z">
        <w:r w:rsidR="007C24F7" w:rsidRPr="00A857F7">
          <w:rPr>
            <w:rStyle w:val="shorttext"/>
            <w:b/>
            <w:lang w:val="en"/>
            <w:rPrChange w:id="442" w:author="Zou Rujia" w:date="2019-03-22T17:54:00Z">
              <w:rPr>
                <w:rStyle w:val="shorttext"/>
                <w:b/>
                <w:lang w:val="en"/>
              </w:rPr>
            </w:rPrChange>
          </w:rPr>
          <w:fldChar w:fldCharType="separate"/>
        </w:r>
        <w:r w:rsidR="007C24F7" w:rsidRPr="00A857F7">
          <w:rPr>
            <w:b/>
          </w:rPr>
          <w:t xml:space="preserve">Figure </w:t>
        </w:r>
        <w:r w:rsidR="007C24F7" w:rsidRPr="00A857F7">
          <w:rPr>
            <w:b/>
            <w:noProof/>
          </w:rPr>
          <w:t>2</w:t>
        </w:r>
        <w:r w:rsidR="007C24F7" w:rsidRPr="00A857F7">
          <w:rPr>
            <w:rStyle w:val="shorttext"/>
            <w:b/>
            <w:lang w:val="en"/>
          </w:rPr>
          <w:fldChar w:fldCharType="end"/>
        </w:r>
        <w:r w:rsidR="007C24F7" w:rsidRPr="00A857F7">
          <w:rPr>
            <w:rStyle w:val="shorttext"/>
            <w:lang w:val="en"/>
          </w:rPr>
          <w:t xml:space="preserve">d </w:t>
        </w:r>
      </w:ins>
      <w:r w:rsidR="00066A33" w:rsidRPr="00A857F7">
        <w:rPr>
          <w:rStyle w:val="shorttext"/>
          <w:lang w:val="en"/>
        </w:rPr>
        <w:t xml:space="preserve">is the HRTEM image </w:t>
      </w:r>
      <w:del w:id="443" w:author="Zou Rujia" w:date="2019-03-21T15:20:00Z">
        <w:r w:rsidR="00066A33" w:rsidRPr="00A857F7" w:rsidDel="00BE2F49">
          <w:rPr>
            <w:rStyle w:val="shorttext"/>
            <w:lang w:val="en"/>
          </w:rPr>
          <w:delText xml:space="preserve">of a nanosheet </w:delText>
        </w:r>
      </w:del>
      <w:r w:rsidR="00066A33" w:rsidRPr="00A857F7">
        <w:rPr>
          <w:rStyle w:val="shorttext"/>
          <w:lang w:val="en"/>
        </w:rPr>
        <w:t>and the corresponding Fast Fourier Transform (FFT) image</w:t>
      </w:r>
      <w:ins w:id="444" w:author="Zou Rujia" w:date="2019-03-21T15:20:00Z">
        <w:r w:rsidR="00BE2F49" w:rsidRPr="00A857F7">
          <w:rPr>
            <w:rStyle w:val="shorttext"/>
            <w:lang w:val="en"/>
          </w:rPr>
          <w:t xml:space="preserve"> of a nanosheet</w:t>
        </w:r>
      </w:ins>
      <w:ins w:id="445" w:author="hezhiqiangqaq@icloud.com" w:date="2019-03-24T19:18:00Z">
        <w:r w:rsidR="00045242">
          <w:rPr>
            <w:rStyle w:val="shorttext"/>
            <w:lang w:val="en"/>
          </w:rPr>
          <w:t xml:space="preserve">. </w:t>
        </w:r>
      </w:ins>
      <w:del w:id="446" w:author="Zou Rujia" w:date="2019-03-21T15:22:00Z">
        <w:r w:rsidR="00066A33" w:rsidRPr="00A857F7" w:rsidDel="00BE2F49">
          <w:rPr>
            <w:rStyle w:val="shorttext"/>
            <w:lang w:val="en"/>
          </w:rPr>
          <w:delText xml:space="preserve">, </w:delText>
        </w:r>
      </w:del>
      <w:ins w:id="447" w:author="Zou Rujia" w:date="2019-03-21T15:45:00Z">
        <w:r w:rsidR="00DE0F8A" w:rsidRPr="00A857F7">
          <w:rPr>
            <w:rStyle w:val="shorttext"/>
            <w:lang w:val="en"/>
          </w:rPr>
          <w:t>T</w:t>
        </w:r>
      </w:ins>
      <w:ins w:id="448" w:author="Zou Rujia" w:date="2019-03-21T15:22:00Z">
        <w:r w:rsidR="00BE2F49" w:rsidRPr="00A857F7">
          <w:rPr>
            <w:rStyle w:val="shorttext"/>
            <w:lang w:val="en"/>
          </w:rPr>
          <w:t xml:space="preserve">he interplanar distances were measured to be 0.39 nm and 0.31 nm, which correspond to the d-spacing of (001) and </w:t>
        </w:r>
        <w:r w:rsidR="00BE2F49" w:rsidRPr="00A857F7">
          <w:rPr>
            <w:rStyle w:val="shorttext"/>
            <w:lang w:val="en"/>
          </w:rPr>
          <w:lastRenderedPageBreak/>
          <w:t>(</w:t>
        </w:r>
      </w:ins>
      <w:ins w:id="449" w:author="Zou Rujia" w:date="2019-03-21T15:23:00Z">
        <w:r w:rsidR="00BE2F49" w:rsidRPr="00A857F7">
          <w:rPr>
            <w:rStyle w:val="shorttext"/>
            <w:lang w:val="en"/>
          </w:rPr>
          <w:t>200</w:t>
        </w:r>
      </w:ins>
      <w:ins w:id="450" w:author="Zou Rujia" w:date="2019-03-21T15:22:00Z">
        <w:r w:rsidR="00BE2F49" w:rsidRPr="00A857F7">
          <w:rPr>
            <w:rStyle w:val="shorttext"/>
            <w:lang w:val="en"/>
          </w:rPr>
          <w:t xml:space="preserve">) planes, respectively, in </w:t>
        </w:r>
      </w:ins>
      <w:ins w:id="451" w:author="Zou Rujia" w:date="2019-03-21T15:23:00Z">
        <w:r w:rsidR="00BE2F49" w:rsidRPr="00A857F7">
          <w:rPr>
            <w:rStyle w:val="shorttext"/>
            <w:lang w:val="en"/>
          </w:rPr>
          <w:t>the orthorhombic Nb</w:t>
        </w:r>
        <w:r w:rsidR="00BE2F49" w:rsidRPr="00A857F7">
          <w:rPr>
            <w:rStyle w:val="shorttext"/>
            <w:vertAlign w:val="subscript"/>
            <w:lang w:val="en"/>
            <w:rPrChange w:id="452" w:author="Zou Rujia" w:date="2019-03-22T17:54:00Z">
              <w:rPr>
                <w:rStyle w:val="shorttext"/>
                <w:lang w:val="en"/>
              </w:rPr>
            </w:rPrChange>
          </w:rPr>
          <w:t>2</w:t>
        </w:r>
        <w:r w:rsidR="00BE2F49" w:rsidRPr="00A857F7">
          <w:rPr>
            <w:rStyle w:val="shorttext"/>
            <w:lang w:val="en"/>
          </w:rPr>
          <w:t>O</w:t>
        </w:r>
        <w:r w:rsidR="00BE2F49" w:rsidRPr="00A857F7">
          <w:rPr>
            <w:rStyle w:val="shorttext"/>
            <w:vertAlign w:val="subscript"/>
            <w:lang w:val="en"/>
            <w:rPrChange w:id="453" w:author="Zou Rujia" w:date="2019-03-22T17:54:00Z">
              <w:rPr>
                <w:rStyle w:val="shorttext"/>
                <w:lang w:val="en"/>
              </w:rPr>
            </w:rPrChange>
          </w:rPr>
          <w:t>5</w:t>
        </w:r>
        <w:r w:rsidR="00BE2F49" w:rsidRPr="00A857F7">
          <w:rPr>
            <w:rStyle w:val="shorttext"/>
            <w:lang w:val="en"/>
          </w:rPr>
          <w:t xml:space="preserve"> phase</w:t>
        </w:r>
      </w:ins>
      <w:ins w:id="454" w:author="Zou Rujia" w:date="2019-03-21T15:22:00Z">
        <w:r w:rsidR="00BE2F49" w:rsidRPr="00A857F7">
          <w:rPr>
            <w:rStyle w:val="shorttext"/>
            <w:lang w:val="en"/>
          </w:rPr>
          <w:t>.</w:t>
        </w:r>
      </w:ins>
      <w:del w:id="455" w:author="Zou Rujia" w:date="2019-03-21T15:23:00Z">
        <w:r w:rsidR="00066A33" w:rsidRPr="00A857F7" w:rsidDel="00BE2F49">
          <w:rPr>
            <w:rStyle w:val="shorttext"/>
            <w:lang w:val="en"/>
          </w:rPr>
          <w:delText xml:space="preserve">the lattice fringes of 3.93 </w:delText>
        </w:r>
        <w:r w:rsidR="00066A33" w:rsidRPr="00A857F7" w:rsidDel="00BE2F49">
          <w:rPr>
            <w:kern w:val="0"/>
          </w:rPr>
          <w:delText>Å</w:delText>
        </w:r>
        <w:r w:rsidR="00066A33" w:rsidRPr="00A857F7" w:rsidDel="00BE2F49">
          <w:rPr>
            <w:rStyle w:val="shorttext"/>
            <w:lang w:val="en"/>
          </w:rPr>
          <w:delText xml:space="preserve"> and 3.09 </w:delText>
        </w:r>
        <w:r w:rsidR="00066A33" w:rsidRPr="00A857F7" w:rsidDel="00BE2F49">
          <w:rPr>
            <w:kern w:val="0"/>
          </w:rPr>
          <w:delText>Å can be assigned to the (001) and (200) planes of the orthorhombic Nb</w:delText>
        </w:r>
        <w:r w:rsidR="00066A33" w:rsidRPr="00A857F7" w:rsidDel="00BE2F49">
          <w:rPr>
            <w:kern w:val="0"/>
            <w:vertAlign w:val="subscript"/>
          </w:rPr>
          <w:delText>2</w:delText>
        </w:r>
        <w:r w:rsidR="00066A33" w:rsidRPr="00A857F7" w:rsidDel="00BE2F49">
          <w:rPr>
            <w:kern w:val="0"/>
          </w:rPr>
          <w:delText>O</w:delText>
        </w:r>
        <w:r w:rsidR="00066A33" w:rsidRPr="00A857F7" w:rsidDel="00BE2F49">
          <w:rPr>
            <w:kern w:val="0"/>
            <w:vertAlign w:val="subscript"/>
          </w:rPr>
          <w:delText>5</w:delText>
        </w:r>
        <w:r w:rsidR="00066A33" w:rsidRPr="00A857F7" w:rsidDel="00BE2F49">
          <w:rPr>
            <w:kern w:val="0"/>
          </w:rPr>
          <w:delText xml:space="preserve"> phase, respectively.</w:delText>
        </w:r>
      </w:del>
      <w:r w:rsidR="00066A33" w:rsidRPr="00A857F7">
        <w:rPr>
          <w:kern w:val="0"/>
        </w:rPr>
        <w:t xml:space="preserve"> </w:t>
      </w:r>
      <w:del w:id="456" w:author="Zou Rujia" w:date="2019-03-21T15:29:00Z">
        <w:r w:rsidR="00066A33" w:rsidRPr="00A857F7" w:rsidDel="00BE2F49">
          <w:rPr>
            <w:kern w:val="0"/>
          </w:rPr>
          <w:delText xml:space="preserve">The </w:delText>
        </w:r>
      </w:del>
      <w:bookmarkStart w:id="457" w:name="OLE_LINK5"/>
      <w:bookmarkStart w:id="458" w:name="OLE_LINK6"/>
      <w:bookmarkStart w:id="459" w:name="OLE_LINK7"/>
      <w:ins w:id="460" w:author="Zou Rujia" w:date="2019-03-21T15:42:00Z">
        <w:r w:rsidR="00DE0F8A" w:rsidRPr="00A857F7">
          <w:rPr>
            <w:rStyle w:val="shorttext"/>
            <w:color w:val="000000" w:themeColor="text1"/>
            <w:lang w:val="en"/>
          </w:rPr>
          <w:t xml:space="preserve">Figure </w:t>
        </w:r>
      </w:ins>
      <w:ins w:id="461" w:author="Zou Rujia" w:date="2019-03-22T15:14:00Z">
        <w:r w:rsidR="007C24F7" w:rsidRPr="00A857F7">
          <w:rPr>
            <w:rStyle w:val="shorttext"/>
            <w:color w:val="000000" w:themeColor="text1"/>
            <w:lang w:val="en"/>
          </w:rPr>
          <w:t>2</w:t>
        </w:r>
      </w:ins>
      <w:ins w:id="462" w:author="Zou Rujia" w:date="2019-03-21T15:42:00Z">
        <w:r w:rsidR="00DE0F8A" w:rsidRPr="00A857F7">
          <w:rPr>
            <w:rStyle w:val="shorttext"/>
            <w:color w:val="000000" w:themeColor="text1"/>
            <w:lang w:val="en"/>
          </w:rPr>
          <w:t>e</w:t>
        </w:r>
        <w:r w:rsidR="00DE0F8A" w:rsidRPr="00A857F7">
          <w:rPr>
            <w:kern w:val="0"/>
          </w:rPr>
          <w:t xml:space="preserve"> </w:t>
        </w:r>
      </w:ins>
      <w:ins w:id="463" w:author="Zou Rujia" w:date="2019-03-21T15:43:00Z">
        <w:r w:rsidR="00DE0F8A" w:rsidRPr="00A857F7">
          <w:rPr>
            <w:kern w:val="0"/>
          </w:rPr>
          <w:t>presents a</w:t>
        </w:r>
      </w:ins>
      <w:ins w:id="464" w:author="Zou Rujia" w:date="2019-03-21T15:29:00Z">
        <w:r w:rsidR="00BE2F49" w:rsidRPr="00A857F7">
          <w:rPr>
            <w:kern w:val="0"/>
          </w:rPr>
          <w:t xml:space="preserve">n </w:t>
        </w:r>
      </w:ins>
      <w:ins w:id="465" w:author="Zou Rujia" w:date="2019-03-21T15:48:00Z">
        <w:r w:rsidR="003D0B74" w:rsidRPr="00A857F7">
          <w:rPr>
            <w:kern w:val="0"/>
          </w:rPr>
          <w:t>e</w:t>
        </w:r>
      </w:ins>
      <w:ins w:id="466" w:author="Zou Rujia" w:date="2019-03-21T15:47:00Z">
        <w:r w:rsidR="003D0B74" w:rsidRPr="00A857F7">
          <w:rPr>
            <w:kern w:val="0"/>
          </w:rPr>
          <w:t xml:space="preserve">nergy-dispersive X-ray spectroscopy (EDX) </w:t>
        </w:r>
      </w:ins>
      <w:ins w:id="467" w:author="Zou Rujia" w:date="2019-03-21T15:30:00Z">
        <w:r w:rsidR="00007009" w:rsidRPr="00A857F7">
          <w:rPr>
            <w:kern w:val="0"/>
          </w:rPr>
          <w:t>pattern</w:t>
        </w:r>
        <w:r w:rsidR="00007009" w:rsidRPr="00A857F7" w:rsidDel="00007009">
          <w:rPr>
            <w:kern w:val="0"/>
          </w:rPr>
          <w:t xml:space="preserve"> </w:t>
        </w:r>
      </w:ins>
      <w:ins w:id="468" w:author="Zou Rujia" w:date="2019-03-21T15:42:00Z">
        <w:r w:rsidR="00DE0F8A" w:rsidRPr="00A857F7">
          <w:rPr>
            <w:kern w:val="0"/>
          </w:rPr>
          <w:t>of S</w:t>
        </w:r>
        <w:r w:rsidR="00DE0F8A" w:rsidRPr="00A857F7">
          <w:rPr>
            <w:rFonts w:eastAsia="ScalaSansLF-Bold"/>
            <w:bCs/>
            <w:kern w:val="0"/>
          </w:rPr>
          <w:t>-Nb</w:t>
        </w:r>
        <w:r w:rsidR="00DE0F8A" w:rsidRPr="00A857F7">
          <w:rPr>
            <w:rFonts w:eastAsia="ScalaSansLF-Bold"/>
            <w:bCs/>
            <w:kern w:val="0"/>
            <w:vertAlign w:val="subscript"/>
          </w:rPr>
          <w:t>2</w:t>
        </w:r>
        <w:r w:rsidR="00DE0F8A" w:rsidRPr="00A857F7">
          <w:rPr>
            <w:rFonts w:eastAsia="ScalaSansLF-Bold"/>
            <w:bCs/>
            <w:kern w:val="0"/>
          </w:rPr>
          <w:t>O</w:t>
        </w:r>
        <w:r w:rsidR="00DE0F8A" w:rsidRPr="00A857F7">
          <w:rPr>
            <w:rFonts w:eastAsia="ScalaSansLF-Bold"/>
            <w:bCs/>
            <w:kern w:val="0"/>
            <w:vertAlign w:val="subscript"/>
          </w:rPr>
          <w:t>5</w:t>
        </w:r>
        <w:r w:rsidR="00DE0F8A" w:rsidRPr="00A857F7">
          <w:rPr>
            <w:rFonts w:eastAsia="ScalaSansLF-Bold"/>
            <w:bCs/>
            <w:kern w:val="0"/>
          </w:rPr>
          <w:t>@rGO</w:t>
        </w:r>
      </w:ins>
      <w:del w:id="469" w:author="Zou Rujia" w:date="2019-03-21T15:30:00Z">
        <w:r w:rsidR="00066A33" w:rsidRPr="00A857F7" w:rsidDel="00007009">
          <w:rPr>
            <w:kern w:val="0"/>
          </w:rPr>
          <w:delText>EDS</w:delText>
        </w:r>
        <w:bookmarkEnd w:id="457"/>
        <w:r w:rsidR="00066A33" w:rsidRPr="00A857F7" w:rsidDel="00007009">
          <w:rPr>
            <w:kern w:val="0"/>
          </w:rPr>
          <w:delText xml:space="preserve"> elements mapping</w:delText>
        </w:r>
      </w:del>
      <w:bookmarkEnd w:id="458"/>
      <w:bookmarkEnd w:id="459"/>
      <w:ins w:id="470" w:author="Zou Rujia" w:date="2019-03-21T15:42:00Z">
        <w:r w:rsidR="00DE0F8A" w:rsidRPr="00A857F7">
          <w:rPr>
            <w:kern w:val="0"/>
          </w:rPr>
          <w:t>, which clearly</w:t>
        </w:r>
      </w:ins>
      <w:ins w:id="471" w:author="Zou Rujia" w:date="2019-03-21T15:43:00Z">
        <w:r w:rsidR="00DE0F8A" w:rsidRPr="00A857F7">
          <w:rPr>
            <w:kern w:val="0"/>
          </w:rPr>
          <w:t xml:space="preserve"> </w:t>
        </w:r>
      </w:ins>
      <w:ins w:id="472" w:author="Zou Rujia" w:date="2019-03-21T15:44:00Z">
        <w:r w:rsidR="00DE0F8A" w:rsidRPr="00A857F7">
          <w:rPr>
            <w:kern w:val="0"/>
          </w:rPr>
          <w:t>illuminate</w:t>
        </w:r>
      </w:ins>
      <w:ins w:id="473" w:author="Zou Rujia" w:date="2019-03-21T15:42:00Z">
        <w:r w:rsidR="00DE0F8A" w:rsidRPr="00A857F7">
          <w:rPr>
            <w:kern w:val="0"/>
          </w:rPr>
          <w:t xml:space="preserve">s the presence of </w:t>
        </w:r>
      </w:ins>
      <w:ins w:id="474" w:author="Zou Rujia" w:date="2019-03-21T15:44:00Z">
        <w:r w:rsidR="00DE0F8A" w:rsidRPr="00A857F7">
          <w:rPr>
            <w:kern w:val="0"/>
          </w:rPr>
          <w:t xml:space="preserve">Nb, O and S </w:t>
        </w:r>
      </w:ins>
      <w:ins w:id="475" w:author="Zou Rujia" w:date="2019-03-21T15:42:00Z">
        <w:r w:rsidR="00DE0F8A" w:rsidRPr="00A857F7">
          <w:rPr>
            <w:kern w:val="0"/>
          </w:rPr>
          <w:t>elements.</w:t>
        </w:r>
      </w:ins>
      <w:del w:id="476" w:author="Zou Rujia" w:date="2019-03-21T15:42:00Z">
        <w:r w:rsidR="00066A33" w:rsidRPr="00A857F7" w:rsidDel="00DE0F8A">
          <w:rPr>
            <w:kern w:val="0"/>
          </w:rPr>
          <w:delText xml:space="preserve"> </w:delText>
        </w:r>
      </w:del>
      <w:ins w:id="477" w:author="Zou Rujia" w:date="2019-03-21T15:45:00Z">
        <w:r w:rsidR="00DE0F8A" w:rsidRPr="00A857F7">
          <w:rPr>
            <w:rStyle w:val="shorttext"/>
            <w:lang w:val="en"/>
          </w:rPr>
          <w:t xml:space="preserve">. As denoted in the figure, </w:t>
        </w:r>
      </w:ins>
      <w:del w:id="478" w:author="Zou Rujia" w:date="2019-03-21T15:56:00Z">
        <w:r w:rsidR="00066A33" w:rsidRPr="00A857F7" w:rsidDel="00EF3F09">
          <w:rPr>
            <w:kern w:val="0"/>
          </w:rPr>
          <w:delText>reveal that the compositional distributions of the Nb, O and S in the</w:delText>
        </w:r>
      </w:del>
      <w:del w:id="479" w:author="Zou Rujia" w:date="2019-03-21T15:42:00Z">
        <w:r w:rsidR="00066A33" w:rsidRPr="00A857F7" w:rsidDel="00DE0F8A">
          <w:rPr>
            <w:kern w:val="0"/>
          </w:rPr>
          <w:delText xml:space="preserve"> S</w:delText>
        </w:r>
        <w:r w:rsidR="00066A33" w:rsidRPr="00A857F7" w:rsidDel="00DE0F8A">
          <w:rPr>
            <w:rFonts w:eastAsia="ScalaSansLF-Bold"/>
            <w:bCs/>
            <w:kern w:val="0"/>
          </w:rPr>
          <w:delText>-Nb</w:delText>
        </w:r>
        <w:r w:rsidR="00066A33" w:rsidRPr="00A857F7" w:rsidDel="00DE0F8A">
          <w:rPr>
            <w:rFonts w:eastAsia="ScalaSansLF-Bold"/>
            <w:bCs/>
            <w:kern w:val="0"/>
            <w:vertAlign w:val="subscript"/>
          </w:rPr>
          <w:delText>2</w:delText>
        </w:r>
        <w:r w:rsidR="00066A33" w:rsidRPr="00A857F7" w:rsidDel="00DE0F8A">
          <w:rPr>
            <w:rFonts w:eastAsia="ScalaSansLF-Bold"/>
            <w:bCs/>
            <w:kern w:val="0"/>
          </w:rPr>
          <w:delText>O</w:delText>
        </w:r>
        <w:r w:rsidR="00066A33" w:rsidRPr="00A857F7" w:rsidDel="00DE0F8A">
          <w:rPr>
            <w:rFonts w:eastAsia="ScalaSansLF-Bold"/>
            <w:bCs/>
            <w:kern w:val="0"/>
            <w:vertAlign w:val="subscript"/>
          </w:rPr>
          <w:delText>5</w:delText>
        </w:r>
        <w:r w:rsidR="00066A33" w:rsidRPr="00A857F7" w:rsidDel="00DE0F8A">
          <w:rPr>
            <w:rFonts w:eastAsia="ScalaSansLF-Bold"/>
            <w:bCs/>
            <w:kern w:val="0"/>
          </w:rPr>
          <w:delText>@rGO</w:delText>
        </w:r>
      </w:del>
      <w:del w:id="480" w:author="Zou Rujia" w:date="2019-03-21T15:56:00Z">
        <w:r w:rsidR="00066A33" w:rsidRPr="00A857F7" w:rsidDel="00EF3F09">
          <w:rPr>
            <w:rFonts w:eastAsia="ScalaSansLF-Bold"/>
            <w:bCs/>
            <w:kern w:val="0"/>
          </w:rPr>
          <w:delText>.</w:delText>
        </w:r>
        <w:r w:rsidR="00066A33" w:rsidRPr="00A857F7" w:rsidDel="00EF3F09">
          <w:rPr>
            <w:kern w:val="0"/>
          </w:rPr>
          <w:delText xml:space="preserve"> </w:delText>
        </w:r>
      </w:del>
      <w:ins w:id="481" w:author="Zou Rujia" w:date="2019-03-21T15:56:00Z">
        <w:r w:rsidR="00EF3F09" w:rsidRPr="00A857F7">
          <w:rPr>
            <w:kern w:val="0"/>
          </w:rPr>
          <w:t>t</w:t>
        </w:r>
      </w:ins>
      <w:ins w:id="482" w:author="Zou Rujia" w:date="2019-03-21T15:48:00Z">
        <w:r w:rsidR="003D0B74" w:rsidRPr="00A857F7">
          <w:rPr>
            <w:kern w:val="0"/>
          </w:rPr>
          <w:t xml:space="preserve">he </w:t>
        </w:r>
      </w:ins>
      <w:ins w:id="483" w:author="Zou Rujia" w:date="2019-03-21T15:56:00Z">
        <w:r w:rsidR="00EF3F09" w:rsidRPr="00A857F7">
          <w:rPr>
            <w:kern w:val="0"/>
          </w:rPr>
          <w:t>S</w:t>
        </w:r>
      </w:ins>
      <w:ins w:id="484" w:author="Zou Rujia" w:date="2019-03-21T15:48:00Z">
        <w:r w:rsidR="003D0B74" w:rsidRPr="00A857F7">
          <w:rPr>
            <w:kern w:val="0"/>
          </w:rPr>
          <w:t xml:space="preserve"> element</w:t>
        </w:r>
        <w:r w:rsidR="00EF3F09" w:rsidRPr="00A857F7">
          <w:rPr>
            <w:kern w:val="0"/>
          </w:rPr>
          <w:t xml:space="preserve"> </w:t>
        </w:r>
      </w:ins>
      <w:ins w:id="485" w:author="Zou Rujia" w:date="2019-03-21T15:57:00Z">
        <w:r w:rsidR="00EF3F09" w:rsidRPr="00A857F7">
          <w:rPr>
            <w:kern w:val="0"/>
          </w:rPr>
          <w:t>is</w:t>
        </w:r>
      </w:ins>
      <w:ins w:id="486" w:author="Zou Rujia" w:date="2019-03-21T15:48:00Z">
        <w:r w:rsidR="003D0B74" w:rsidRPr="00A857F7">
          <w:rPr>
            <w:kern w:val="0"/>
          </w:rPr>
          <w:t xml:space="preserve"> well-dispersed on the surface of the </w:t>
        </w:r>
      </w:ins>
      <w:ins w:id="487" w:author="Zou Rujia" w:date="2019-03-21T15:49:00Z">
        <w:r w:rsidR="003D0B74" w:rsidRPr="00A857F7">
          <w:rPr>
            <w:rStyle w:val="shorttext"/>
            <w:lang w:val="en"/>
          </w:rPr>
          <w:t>Nb</w:t>
        </w:r>
        <w:r w:rsidR="003D0B74" w:rsidRPr="00A857F7">
          <w:rPr>
            <w:rStyle w:val="shorttext"/>
            <w:vertAlign w:val="subscript"/>
            <w:lang w:val="en"/>
          </w:rPr>
          <w:t>2</w:t>
        </w:r>
        <w:r w:rsidR="003D0B74" w:rsidRPr="00A857F7">
          <w:rPr>
            <w:rStyle w:val="shorttext"/>
            <w:lang w:val="en"/>
          </w:rPr>
          <w:t>O</w:t>
        </w:r>
        <w:r w:rsidR="003D0B74" w:rsidRPr="00A857F7">
          <w:rPr>
            <w:rStyle w:val="shorttext"/>
            <w:vertAlign w:val="subscript"/>
            <w:lang w:val="en"/>
          </w:rPr>
          <w:t xml:space="preserve">5 </w:t>
        </w:r>
        <w:r w:rsidR="003D0B74" w:rsidRPr="00A857F7">
          <w:rPr>
            <w:rStyle w:val="shorttext"/>
            <w:lang w:val="en"/>
          </w:rPr>
          <w:t>nanosheet</w:t>
        </w:r>
      </w:ins>
      <w:ins w:id="488" w:author="Zou Rujia" w:date="2019-03-21T15:48:00Z">
        <w:r w:rsidR="003D0B74" w:rsidRPr="00A857F7">
          <w:rPr>
            <w:kern w:val="0"/>
          </w:rPr>
          <w:t xml:space="preserve"> and</w:t>
        </w:r>
      </w:ins>
      <w:ins w:id="489" w:author="Zou Rujia" w:date="2019-03-21T15:49:00Z">
        <w:r w:rsidR="003D0B74" w:rsidRPr="00A857F7">
          <w:rPr>
            <w:kern w:val="0"/>
          </w:rPr>
          <w:t xml:space="preserve"> rGO,</w:t>
        </w:r>
      </w:ins>
      <w:ins w:id="490" w:author="Zou Rujia" w:date="2019-03-21T15:48:00Z">
        <w:r w:rsidR="003D0B74" w:rsidRPr="00A857F7">
          <w:rPr>
            <w:kern w:val="0"/>
          </w:rPr>
          <w:t xml:space="preserve"> which</w:t>
        </w:r>
      </w:ins>
      <w:ins w:id="491" w:author="Zou Rujia" w:date="2019-03-21T15:50:00Z">
        <w:r w:rsidR="003D0B74" w:rsidRPr="00A857F7">
          <w:rPr>
            <w:kern w:val="0"/>
          </w:rPr>
          <w:t xml:space="preserve"> </w:t>
        </w:r>
      </w:ins>
      <w:ins w:id="492" w:author="Zou Rujia" w:date="2019-03-21T15:48:00Z">
        <w:r w:rsidR="003D0B74" w:rsidRPr="00A857F7">
          <w:rPr>
            <w:kern w:val="0"/>
          </w:rPr>
          <w:t xml:space="preserve">suggests the successful </w:t>
        </w:r>
      </w:ins>
      <w:ins w:id="493" w:author="Zou Rujia" w:date="2019-03-21T15:50:00Z">
        <w:r w:rsidR="003D0B74" w:rsidRPr="00A857F7">
          <w:rPr>
            <w:kern w:val="0"/>
          </w:rPr>
          <w:t>S</w:t>
        </w:r>
      </w:ins>
      <w:ins w:id="494" w:author="Zou Rujia" w:date="2019-03-21T15:48:00Z">
        <w:r w:rsidR="003D0B74" w:rsidRPr="00A857F7">
          <w:rPr>
            <w:kern w:val="0"/>
          </w:rPr>
          <w:t xml:space="preserve"> doping on the </w:t>
        </w:r>
      </w:ins>
      <w:ins w:id="495" w:author="Zou Rujia" w:date="2019-03-21T15:50:00Z">
        <w:r w:rsidR="003D0B74" w:rsidRPr="00A857F7">
          <w:rPr>
            <w:rStyle w:val="shorttext"/>
            <w:lang w:val="en"/>
          </w:rPr>
          <w:t>Nb</w:t>
        </w:r>
        <w:r w:rsidR="003D0B74" w:rsidRPr="00A857F7">
          <w:rPr>
            <w:rStyle w:val="shorttext"/>
            <w:vertAlign w:val="subscript"/>
            <w:lang w:val="en"/>
          </w:rPr>
          <w:t>2</w:t>
        </w:r>
        <w:r w:rsidR="003D0B74" w:rsidRPr="00A857F7">
          <w:rPr>
            <w:rStyle w:val="shorttext"/>
            <w:lang w:val="en"/>
          </w:rPr>
          <w:t>O</w:t>
        </w:r>
        <w:r w:rsidR="003D0B74" w:rsidRPr="00A857F7">
          <w:rPr>
            <w:rStyle w:val="shorttext"/>
            <w:vertAlign w:val="subscript"/>
            <w:lang w:val="en"/>
          </w:rPr>
          <w:t xml:space="preserve">5 </w:t>
        </w:r>
        <w:r w:rsidR="003D0B74" w:rsidRPr="00A857F7">
          <w:rPr>
            <w:rStyle w:val="shorttext"/>
            <w:lang w:val="en"/>
          </w:rPr>
          <w:t>nanosheet</w:t>
        </w:r>
        <w:r w:rsidR="003D0B74" w:rsidRPr="00A857F7">
          <w:rPr>
            <w:kern w:val="0"/>
          </w:rPr>
          <w:t xml:space="preserve"> and rGO</w:t>
        </w:r>
        <w:r w:rsidR="003E3935" w:rsidRPr="00A857F7">
          <w:rPr>
            <w:kern w:val="0"/>
          </w:rPr>
          <w:t xml:space="preserve"> to form </w:t>
        </w:r>
      </w:ins>
      <w:ins w:id="496" w:author="Zou Rujia" w:date="2019-03-21T15:51:00Z">
        <w:r w:rsidR="003E3935" w:rsidRPr="00A857F7">
          <w:rPr>
            <w:rFonts w:eastAsia="ScalaSansLF-Bold"/>
            <w:bCs/>
            <w:kern w:val="0"/>
          </w:rPr>
          <w:t>S-Nb</w:t>
        </w:r>
        <w:r w:rsidR="003E3935" w:rsidRPr="00A857F7">
          <w:rPr>
            <w:rFonts w:eastAsia="ScalaSansLF-Bold"/>
            <w:bCs/>
            <w:kern w:val="0"/>
            <w:vertAlign w:val="subscript"/>
          </w:rPr>
          <w:t>2</w:t>
        </w:r>
        <w:r w:rsidR="003E3935" w:rsidRPr="00A857F7">
          <w:rPr>
            <w:rFonts w:eastAsia="ScalaSansLF-Bold"/>
            <w:bCs/>
            <w:kern w:val="0"/>
          </w:rPr>
          <w:t>O</w:t>
        </w:r>
        <w:r w:rsidR="003E3935" w:rsidRPr="00A857F7">
          <w:rPr>
            <w:rFonts w:eastAsia="ScalaSansLF-Bold"/>
            <w:bCs/>
            <w:kern w:val="0"/>
            <w:vertAlign w:val="subscript"/>
          </w:rPr>
          <w:t>5</w:t>
        </w:r>
        <w:r w:rsidR="003E3935" w:rsidRPr="00A857F7">
          <w:rPr>
            <w:rFonts w:eastAsia="ScalaSansLF-Bold"/>
            <w:bCs/>
            <w:kern w:val="0"/>
          </w:rPr>
          <w:t>@</w:t>
        </w:r>
      </w:ins>
      <w:ins w:id="497" w:author="Zou Rujia" w:date="2019-03-21T16:00:00Z">
        <w:r w:rsidR="000F0155" w:rsidRPr="00A857F7">
          <w:rPr>
            <w:rFonts w:eastAsia="ScalaSansLF-Bold"/>
            <w:bCs/>
            <w:kern w:val="0"/>
          </w:rPr>
          <w:t>rGO composite</w:t>
        </w:r>
      </w:ins>
      <w:ins w:id="498" w:author="Zou Rujia" w:date="2019-03-21T15:48:00Z">
        <w:r w:rsidR="003D0B74" w:rsidRPr="00A857F7">
          <w:rPr>
            <w:kern w:val="0"/>
          </w:rPr>
          <w:t>.</w:t>
        </w:r>
      </w:ins>
      <w:del w:id="499" w:author="Zou Rujia" w:date="2019-03-21T15:44:00Z">
        <w:r w:rsidR="00066A33" w:rsidRPr="00A857F7" w:rsidDel="00DE0F8A">
          <w:rPr>
            <w:rStyle w:val="shorttext"/>
            <w:color w:val="000000" w:themeColor="text1"/>
            <w:lang w:val="en"/>
          </w:rPr>
          <w:delText>The result indicates that S atoms are mainly distributed in the Nb</w:delText>
        </w:r>
        <w:r w:rsidR="00066A33" w:rsidRPr="00A857F7" w:rsidDel="00DE0F8A">
          <w:rPr>
            <w:rStyle w:val="shorttext"/>
            <w:color w:val="000000" w:themeColor="text1"/>
            <w:vertAlign w:val="subscript"/>
            <w:lang w:val="en"/>
          </w:rPr>
          <w:delText>2</w:delText>
        </w:r>
        <w:r w:rsidR="00066A33" w:rsidRPr="00A857F7" w:rsidDel="00DE0F8A">
          <w:rPr>
            <w:rStyle w:val="shorttext"/>
            <w:color w:val="000000" w:themeColor="text1"/>
            <w:lang w:val="en"/>
          </w:rPr>
          <w:delText>O</w:delText>
        </w:r>
        <w:r w:rsidR="00066A33" w:rsidRPr="00A857F7" w:rsidDel="00DE0F8A">
          <w:rPr>
            <w:rStyle w:val="shorttext"/>
            <w:color w:val="000000" w:themeColor="text1"/>
            <w:vertAlign w:val="subscript"/>
            <w:lang w:val="en"/>
          </w:rPr>
          <w:delText>5</w:delText>
        </w:r>
        <w:r w:rsidR="00066A33" w:rsidRPr="00A857F7" w:rsidDel="00DE0F8A">
          <w:rPr>
            <w:rStyle w:val="shorttext"/>
            <w:color w:val="000000" w:themeColor="text1"/>
            <w:lang w:val="en"/>
          </w:rPr>
          <w:delText xml:space="preserve"> nanosheets and rarely in rGO (</w:delText>
        </w:r>
      </w:del>
      <w:del w:id="500" w:author="Zou Rujia" w:date="2019-03-21T15:24:00Z">
        <w:r w:rsidR="00066A33" w:rsidRPr="00A857F7" w:rsidDel="00BE2F49">
          <w:rPr>
            <w:rStyle w:val="shorttext"/>
            <w:color w:val="000000" w:themeColor="text1"/>
            <w:lang w:val="en"/>
          </w:rPr>
          <w:delText>Figure 1e</w:delText>
        </w:r>
      </w:del>
      <w:del w:id="501" w:author="Zou Rujia" w:date="2019-03-21T15:44:00Z">
        <w:r w:rsidR="00066A33" w:rsidRPr="00A857F7" w:rsidDel="00DE0F8A">
          <w:rPr>
            <w:rStyle w:val="shorttext"/>
            <w:color w:val="000000" w:themeColor="text1"/>
            <w:lang w:val="en"/>
          </w:rPr>
          <w:delText>). It imply that the Nb</w:delText>
        </w:r>
        <w:r w:rsidR="00066A33" w:rsidRPr="00A857F7" w:rsidDel="00DE0F8A">
          <w:rPr>
            <w:rStyle w:val="shorttext"/>
            <w:color w:val="000000" w:themeColor="text1"/>
            <w:vertAlign w:val="subscript"/>
            <w:lang w:val="en"/>
          </w:rPr>
          <w:delText>2</w:delText>
        </w:r>
        <w:r w:rsidR="00066A33" w:rsidRPr="00A857F7" w:rsidDel="00DE0F8A">
          <w:rPr>
            <w:rStyle w:val="shorttext"/>
            <w:color w:val="000000" w:themeColor="text1"/>
            <w:lang w:val="en"/>
          </w:rPr>
          <w:delText>O</w:delText>
        </w:r>
        <w:r w:rsidR="00066A33" w:rsidRPr="00A857F7" w:rsidDel="00DE0F8A">
          <w:rPr>
            <w:rStyle w:val="shorttext"/>
            <w:color w:val="000000" w:themeColor="text1"/>
            <w:vertAlign w:val="subscript"/>
            <w:lang w:val="en"/>
          </w:rPr>
          <w:delText>5</w:delText>
        </w:r>
        <w:r w:rsidR="00066A33" w:rsidRPr="00A857F7" w:rsidDel="00DE0F8A">
          <w:rPr>
            <w:rStyle w:val="shorttext"/>
            <w:color w:val="000000" w:themeColor="text1"/>
            <w:lang w:val="en"/>
          </w:rPr>
          <w:delText xml:space="preserve"> nanosheets are doped by S element.</w:delText>
        </w:r>
      </w:del>
    </w:p>
    <w:p w:rsidR="00066A33" w:rsidRDefault="00066A33" w:rsidP="00066A33">
      <w:pPr>
        <w:autoSpaceDE w:val="0"/>
        <w:autoSpaceDN w:val="0"/>
        <w:adjustRightInd w:val="0"/>
        <w:spacing w:line="360" w:lineRule="auto"/>
        <w:jc w:val="center"/>
        <w:rPr>
          <w:kern w:val="0"/>
        </w:rPr>
      </w:pPr>
      <w:r>
        <w:rPr>
          <w:noProof/>
        </w:rPr>
        <w:drawing>
          <wp:inline distT="0" distB="0" distL="0" distR="0" wp14:anchorId="309F3195" wp14:editId="663DDBA5">
            <wp:extent cx="5133975" cy="481441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形貌2.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105" cy="48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33" w:rsidRPr="00DD5B7B" w:rsidRDefault="00066A33" w:rsidP="00066A33">
      <w:pPr>
        <w:autoSpaceDE w:val="0"/>
        <w:autoSpaceDN w:val="0"/>
        <w:adjustRightInd w:val="0"/>
        <w:spacing w:line="480" w:lineRule="auto"/>
        <w:rPr>
          <w:lang w:val="en"/>
        </w:rPr>
      </w:pPr>
      <w:bookmarkStart w:id="502" w:name="_Ref2608376"/>
      <w:r w:rsidRPr="00DD5B7B">
        <w:rPr>
          <w:b/>
        </w:rPr>
        <w:t xml:space="preserve">Figure </w:t>
      </w:r>
      <w:bookmarkEnd w:id="502"/>
      <w:r w:rsidR="007C24F7">
        <w:rPr>
          <w:b/>
        </w:rPr>
        <w:t>2</w:t>
      </w:r>
      <w:r w:rsidRPr="00DD5B7B">
        <w:rPr>
          <w:b/>
        </w:rPr>
        <w:t>.</w:t>
      </w:r>
      <w:r w:rsidRPr="00DD5B7B">
        <w:rPr>
          <w:rStyle w:val="shorttext"/>
          <w:lang w:val="en"/>
        </w:rPr>
        <w:t xml:space="preserve"> </w:t>
      </w:r>
      <w:ins w:id="503" w:author="Zou Rujia" w:date="2019-03-21T16:32:00Z">
        <w:r w:rsidR="00CE48D1">
          <w:rPr>
            <w:rStyle w:val="shorttext"/>
            <w:lang w:val="en"/>
          </w:rPr>
          <w:t>(</w:t>
        </w:r>
      </w:ins>
      <w:r w:rsidRPr="00DD5B7B">
        <w:rPr>
          <w:rStyle w:val="shorttext"/>
          <w:lang w:val="en"/>
        </w:rPr>
        <w:t xml:space="preserve">a) SEM images of </w:t>
      </w:r>
      <w:r w:rsidRPr="00DD5B7B">
        <w:rPr>
          <w:bCs/>
        </w:rPr>
        <w:t>S-Nb</w:t>
      </w:r>
      <w:r w:rsidRPr="00DD5B7B">
        <w:rPr>
          <w:bCs/>
          <w:vertAlign w:val="subscript"/>
        </w:rPr>
        <w:t>2</w:t>
      </w:r>
      <w:r w:rsidRPr="00DD5B7B">
        <w:rPr>
          <w:bCs/>
        </w:rPr>
        <w:t>O</w:t>
      </w:r>
      <w:r w:rsidRPr="00DD5B7B">
        <w:rPr>
          <w:bCs/>
          <w:vertAlign w:val="subscript"/>
        </w:rPr>
        <w:t>5</w:t>
      </w:r>
      <w:r w:rsidRPr="00DD5B7B">
        <w:rPr>
          <w:bCs/>
        </w:rPr>
        <w:t>@rGO</w:t>
      </w:r>
      <w:ins w:id="504" w:author="Zou Rujia" w:date="2019-03-21T16:01:00Z">
        <w:r w:rsidR="00045A96">
          <w:rPr>
            <w:bCs/>
          </w:rPr>
          <w:t xml:space="preserve"> </w:t>
        </w:r>
        <w:r w:rsidR="00045A96" w:rsidRPr="00045A96">
          <w:rPr>
            <w:bCs/>
          </w:rPr>
          <w:t>composite</w:t>
        </w:r>
      </w:ins>
      <w:r>
        <w:rPr>
          <w:rStyle w:val="shorttext"/>
          <w:lang w:val="en"/>
        </w:rPr>
        <w:t xml:space="preserve">. </w:t>
      </w:r>
      <w:ins w:id="505" w:author="Zou Rujia" w:date="2019-03-21T16:32:00Z">
        <w:r w:rsidR="00CE48D1">
          <w:rPr>
            <w:rStyle w:val="shorttext"/>
            <w:lang w:val="en"/>
          </w:rPr>
          <w:t>(</w:t>
        </w:r>
      </w:ins>
      <w:r>
        <w:rPr>
          <w:rStyle w:val="shorttext"/>
          <w:lang w:val="en"/>
        </w:rPr>
        <w:t>b</w:t>
      </w:r>
      <w:r w:rsidRPr="00DD5B7B">
        <w:rPr>
          <w:rStyle w:val="shorttext"/>
          <w:lang w:val="en"/>
        </w:rPr>
        <w:t xml:space="preserve">) and </w:t>
      </w:r>
      <w:ins w:id="506" w:author="Zou Rujia" w:date="2019-03-21T16:32:00Z">
        <w:r w:rsidR="00CE48D1">
          <w:rPr>
            <w:rStyle w:val="shorttext"/>
            <w:lang w:val="en"/>
          </w:rPr>
          <w:t>(</w:t>
        </w:r>
      </w:ins>
      <w:r>
        <w:rPr>
          <w:rStyle w:val="shorttext"/>
          <w:lang w:val="en"/>
        </w:rPr>
        <w:t>c</w:t>
      </w:r>
      <w:r w:rsidRPr="00DD5B7B">
        <w:rPr>
          <w:rStyle w:val="shorttext"/>
          <w:lang w:val="en"/>
        </w:rPr>
        <w:t xml:space="preserve">) TEM image of </w:t>
      </w:r>
      <w:r w:rsidRPr="00DD5B7B">
        <w:rPr>
          <w:bCs/>
        </w:rPr>
        <w:t>S-Nb</w:t>
      </w:r>
      <w:r w:rsidRPr="00DD5B7B">
        <w:rPr>
          <w:bCs/>
          <w:vertAlign w:val="subscript"/>
        </w:rPr>
        <w:t>2</w:t>
      </w:r>
      <w:r w:rsidRPr="00DD5B7B">
        <w:rPr>
          <w:bCs/>
        </w:rPr>
        <w:t>O</w:t>
      </w:r>
      <w:r w:rsidRPr="00DD5B7B">
        <w:rPr>
          <w:bCs/>
          <w:vertAlign w:val="subscript"/>
        </w:rPr>
        <w:t>5</w:t>
      </w:r>
      <w:r w:rsidRPr="00DD5B7B">
        <w:rPr>
          <w:bCs/>
        </w:rPr>
        <w:t>@rGO</w:t>
      </w:r>
      <w:ins w:id="507" w:author="Zou Rujia" w:date="2019-03-21T16:02:00Z">
        <w:r w:rsidR="00045A96">
          <w:rPr>
            <w:bCs/>
          </w:rPr>
          <w:t xml:space="preserve"> </w:t>
        </w:r>
        <w:r w:rsidR="00045A96" w:rsidRPr="00045A96">
          <w:rPr>
            <w:bCs/>
          </w:rPr>
          <w:t>composite</w:t>
        </w:r>
      </w:ins>
      <w:r w:rsidRPr="00DD5B7B">
        <w:rPr>
          <w:rStyle w:val="shorttext"/>
          <w:lang w:val="en"/>
        </w:rPr>
        <w:t xml:space="preserve">. </w:t>
      </w:r>
      <w:ins w:id="508" w:author="Zou Rujia" w:date="2019-03-21T16:32:00Z">
        <w:r w:rsidR="00CE48D1">
          <w:rPr>
            <w:rStyle w:val="shorttext"/>
            <w:lang w:val="en"/>
          </w:rPr>
          <w:t>(</w:t>
        </w:r>
      </w:ins>
      <w:r>
        <w:rPr>
          <w:rStyle w:val="shorttext"/>
          <w:lang w:val="en"/>
        </w:rPr>
        <w:t>d</w:t>
      </w:r>
      <w:r w:rsidRPr="00DD5B7B">
        <w:rPr>
          <w:rStyle w:val="shorttext"/>
          <w:lang w:val="en"/>
        </w:rPr>
        <w:t>)</w:t>
      </w:r>
      <w:r>
        <w:rPr>
          <w:rStyle w:val="shorttext"/>
          <w:lang w:val="en"/>
        </w:rPr>
        <w:t xml:space="preserve"> </w:t>
      </w:r>
      <w:r w:rsidRPr="00DD5B7B">
        <w:rPr>
          <w:rStyle w:val="shorttext"/>
          <w:lang w:val="en"/>
        </w:rPr>
        <w:t xml:space="preserve">HRTEM image of </w:t>
      </w:r>
      <w:r w:rsidRPr="00DD5B7B">
        <w:rPr>
          <w:bCs/>
        </w:rPr>
        <w:t>S-Nb</w:t>
      </w:r>
      <w:r w:rsidRPr="00DD5B7B">
        <w:rPr>
          <w:bCs/>
          <w:vertAlign w:val="subscript"/>
        </w:rPr>
        <w:t>2</w:t>
      </w:r>
      <w:r w:rsidRPr="00DD5B7B">
        <w:rPr>
          <w:bCs/>
        </w:rPr>
        <w:t>O</w:t>
      </w:r>
      <w:r w:rsidRPr="00DD5B7B">
        <w:rPr>
          <w:bCs/>
          <w:vertAlign w:val="subscript"/>
        </w:rPr>
        <w:t>5</w:t>
      </w:r>
      <w:r w:rsidRPr="00DD5B7B">
        <w:rPr>
          <w:bCs/>
        </w:rPr>
        <w:t>@rGO</w:t>
      </w:r>
      <w:ins w:id="509" w:author="Zou Rujia" w:date="2019-03-21T16:02:00Z">
        <w:r w:rsidR="00045A96">
          <w:rPr>
            <w:bCs/>
          </w:rPr>
          <w:t xml:space="preserve"> </w:t>
        </w:r>
        <w:r w:rsidR="00045A96" w:rsidRPr="00045A96">
          <w:rPr>
            <w:bCs/>
          </w:rPr>
          <w:t>composite</w:t>
        </w:r>
      </w:ins>
      <w:r w:rsidRPr="00DD5B7B">
        <w:rPr>
          <w:rStyle w:val="shorttext"/>
          <w:lang w:val="en"/>
        </w:rPr>
        <w:t xml:space="preserve">; the insets show the corresponding FFT image. </w:t>
      </w:r>
      <w:ins w:id="510" w:author="Zou Rujia" w:date="2019-03-21T16:32:00Z">
        <w:r w:rsidR="00CE48D1">
          <w:rPr>
            <w:rStyle w:val="shorttext"/>
            <w:lang w:val="en"/>
          </w:rPr>
          <w:t>(</w:t>
        </w:r>
      </w:ins>
      <w:r>
        <w:rPr>
          <w:rStyle w:val="shorttext"/>
          <w:lang w:val="en"/>
        </w:rPr>
        <w:t xml:space="preserve">e) </w:t>
      </w:r>
      <w:del w:id="511" w:author="Zou Rujia" w:date="2019-03-21T16:02:00Z">
        <w:r w:rsidRPr="00DD5B7B" w:rsidDel="00045A96">
          <w:rPr>
            <w:rStyle w:val="shorttext"/>
            <w:rFonts w:hint="eastAsia"/>
            <w:lang w:val="en"/>
          </w:rPr>
          <w:delText>t</w:delText>
        </w:r>
      </w:del>
      <w:ins w:id="512" w:author="Zou Rujia" w:date="2019-03-21T16:02:00Z">
        <w:r w:rsidR="00045A96">
          <w:rPr>
            <w:rStyle w:val="shorttext"/>
            <w:lang w:val="en"/>
          </w:rPr>
          <w:t>T</w:t>
        </w:r>
      </w:ins>
      <w:r w:rsidRPr="00DD5B7B">
        <w:rPr>
          <w:rStyle w:val="shorttext"/>
          <w:lang w:val="en"/>
        </w:rPr>
        <w:t xml:space="preserve">he </w:t>
      </w:r>
      <w:del w:id="513" w:author="Zou Rujia" w:date="2019-03-21T16:02:00Z">
        <w:r w:rsidRPr="00DD5B7B" w:rsidDel="00045A96">
          <w:rPr>
            <w:rStyle w:val="shorttext"/>
            <w:lang w:val="en"/>
          </w:rPr>
          <w:delText xml:space="preserve">EDS </w:delText>
        </w:r>
      </w:del>
      <w:ins w:id="514" w:author="Zou Rujia" w:date="2019-03-21T16:02:00Z">
        <w:r w:rsidR="00045A96" w:rsidRPr="00DD5B7B">
          <w:rPr>
            <w:rStyle w:val="shorttext"/>
            <w:lang w:val="en"/>
          </w:rPr>
          <w:t>ED</w:t>
        </w:r>
        <w:r w:rsidR="00045A96">
          <w:rPr>
            <w:rStyle w:val="shorttext"/>
            <w:lang w:val="en"/>
          </w:rPr>
          <w:t>X</w:t>
        </w:r>
        <w:r w:rsidR="00045A96" w:rsidRPr="00DD5B7B">
          <w:rPr>
            <w:rStyle w:val="shorttext"/>
            <w:lang w:val="en"/>
          </w:rPr>
          <w:t xml:space="preserve"> </w:t>
        </w:r>
      </w:ins>
      <w:r w:rsidRPr="00DD5B7B">
        <w:rPr>
          <w:rStyle w:val="shorttext"/>
          <w:lang w:val="en"/>
        </w:rPr>
        <w:t xml:space="preserve">elemental mapping of </w:t>
      </w:r>
      <w:r w:rsidRPr="00DD5B7B">
        <w:rPr>
          <w:bCs/>
        </w:rPr>
        <w:t>S-Nb</w:t>
      </w:r>
      <w:r w:rsidRPr="00DD5B7B">
        <w:rPr>
          <w:bCs/>
          <w:vertAlign w:val="subscript"/>
        </w:rPr>
        <w:t>2</w:t>
      </w:r>
      <w:r w:rsidRPr="00DD5B7B">
        <w:rPr>
          <w:bCs/>
        </w:rPr>
        <w:t>O</w:t>
      </w:r>
      <w:r w:rsidRPr="00DD5B7B">
        <w:rPr>
          <w:bCs/>
          <w:vertAlign w:val="subscript"/>
        </w:rPr>
        <w:t>5</w:t>
      </w:r>
      <w:r w:rsidRPr="00DD5B7B">
        <w:rPr>
          <w:bCs/>
        </w:rPr>
        <w:t>@rGO</w:t>
      </w:r>
      <w:ins w:id="515" w:author="Zou Rujia" w:date="2019-03-21T16:02:00Z">
        <w:r w:rsidR="00045A96" w:rsidRPr="00045A96">
          <w:t xml:space="preserve"> </w:t>
        </w:r>
        <w:bookmarkStart w:id="516" w:name="OLE_LINK9"/>
        <w:r w:rsidR="00045A96" w:rsidRPr="00045A96">
          <w:rPr>
            <w:bCs/>
          </w:rPr>
          <w:t>composite</w:t>
        </w:r>
      </w:ins>
      <w:bookmarkEnd w:id="516"/>
      <w:r>
        <w:rPr>
          <w:rStyle w:val="shorttext"/>
          <w:lang w:val="en"/>
        </w:rPr>
        <w:t>, showing</w:t>
      </w:r>
      <w:ins w:id="517" w:author="Zou Rujia" w:date="2019-03-21T16:33:00Z">
        <w:r w:rsidR="00CE48D1" w:rsidRPr="00CE48D1">
          <w:t xml:space="preserve"> </w:t>
        </w:r>
        <w:r w:rsidR="00CE48D1" w:rsidRPr="00CE48D1">
          <w:rPr>
            <w:rStyle w:val="shorttext"/>
            <w:lang w:val="en"/>
          </w:rPr>
          <w:t>elements of</w:t>
        </w:r>
      </w:ins>
      <w:r>
        <w:rPr>
          <w:rStyle w:val="shorttext"/>
          <w:lang w:val="en"/>
        </w:rPr>
        <w:t xml:space="preserve"> Nb, O and S</w:t>
      </w:r>
      <w:ins w:id="518" w:author="Zou Rujia" w:date="2019-03-21T16:33:00Z">
        <w:r w:rsidR="00CE48D1">
          <w:rPr>
            <w:rStyle w:val="shorttext"/>
            <w:lang w:val="en"/>
          </w:rPr>
          <w:t xml:space="preserve">, </w:t>
        </w:r>
        <w:r w:rsidR="00CE48D1" w:rsidRPr="00CE48D1">
          <w:rPr>
            <w:rStyle w:val="shorttext"/>
            <w:lang w:val="en"/>
          </w:rPr>
          <w:t>respectively</w:t>
        </w:r>
      </w:ins>
      <w:r>
        <w:rPr>
          <w:rStyle w:val="shorttext"/>
          <w:lang w:val="en"/>
        </w:rPr>
        <w:t>.</w:t>
      </w:r>
    </w:p>
    <w:p w:rsidR="00066A33" w:rsidRPr="002E0F31" w:rsidRDefault="00066A33" w:rsidP="00066A33">
      <w:pPr>
        <w:autoSpaceDE w:val="0"/>
        <w:autoSpaceDN w:val="0"/>
        <w:adjustRightInd w:val="0"/>
        <w:spacing w:line="360" w:lineRule="auto"/>
        <w:ind w:firstLineChars="200" w:firstLine="480"/>
        <w:rPr>
          <w:kern w:val="0"/>
          <w:lang w:val="en"/>
        </w:rPr>
      </w:pPr>
    </w:p>
    <w:sectPr w:rsidR="00066A33" w:rsidRPr="002E0F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1900" w:rsidRDefault="00FE1900" w:rsidP="00066A33">
      <w:r>
        <w:separator/>
      </w:r>
    </w:p>
  </w:endnote>
  <w:endnote w:type="continuationSeparator" w:id="0">
    <w:p w:rsidR="00FE1900" w:rsidRDefault="00FE1900" w:rsidP="00066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calaSansLF-Bold">
    <w:altName w:val="微软雅黑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dvOT999035f4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OT9b12cd41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1900" w:rsidRDefault="00FE1900" w:rsidP="00066A33">
      <w:r>
        <w:separator/>
      </w:r>
    </w:p>
  </w:footnote>
  <w:footnote w:type="continuationSeparator" w:id="0">
    <w:p w:rsidR="00FE1900" w:rsidRDefault="00FE1900" w:rsidP="00066A33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ou Rujia">
    <w15:presenceInfo w15:providerId="Windows Live" w15:userId="9ba46db867b0b3cf"/>
  </w15:person>
  <w15:person w15:author="hezhiqiangqaq@icloud.com">
    <w15:presenceInfo w15:providerId="Windows Live" w15:userId="26e2c6f1916a91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6D7"/>
    <w:rsid w:val="00007009"/>
    <w:rsid w:val="0000745D"/>
    <w:rsid w:val="00037B70"/>
    <w:rsid w:val="00045242"/>
    <w:rsid w:val="00045A96"/>
    <w:rsid w:val="00060599"/>
    <w:rsid w:val="00061146"/>
    <w:rsid w:val="00066A33"/>
    <w:rsid w:val="00067147"/>
    <w:rsid w:val="000740A0"/>
    <w:rsid w:val="000774CD"/>
    <w:rsid w:val="000A62AA"/>
    <w:rsid w:val="000B43F5"/>
    <w:rsid w:val="000D2E01"/>
    <w:rsid w:val="000F0155"/>
    <w:rsid w:val="000F630B"/>
    <w:rsid w:val="001175EB"/>
    <w:rsid w:val="00145C93"/>
    <w:rsid w:val="00161D3A"/>
    <w:rsid w:val="00162948"/>
    <w:rsid w:val="00167680"/>
    <w:rsid w:val="001B7882"/>
    <w:rsid w:val="001C3F6B"/>
    <w:rsid w:val="001C46C3"/>
    <w:rsid w:val="001D52A4"/>
    <w:rsid w:val="001F5D08"/>
    <w:rsid w:val="002560A9"/>
    <w:rsid w:val="0027395C"/>
    <w:rsid w:val="00281E8A"/>
    <w:rsid w:val="00284A08"/>
    <w:rsid w:val="002C1E57"/>
    <w:rsid w:val="002E5D94"/>
    <w:rsid w:val="00315CC1"/>
    <w:rsid w:val="00361A14"/>
    <w:rsid w:val="003A29FB"/>
    <w:rsid w:val="003A35F3"/>
    <w:rsid w:val="003C4FE2"/>
    <w:rsid w:val="003C5502"/>
    <w:rsid w:val="003D0B74"/>
    <w:rsid w:val="003E3935"/>
    <w:rsid w:val="003F3C2C"/>
    <w:rsid w:val="00407C46"/>
    <w:rsid w:val="0041514A"/>
    <w:rsid w:val="00416CE4"/>
    <w:rsid w:val="00432A35"/>
    <w:rsid w:val="004342D4"/>
    <w:rsid w:val="00447433"/>
    <w:rsid w:val="00450794"/>
    <w:rsid w:val="004549BE"/>
    <w:rsid w:val="00462D77"/>
    <w:rsid w:val="00485C5D"/>
    <w:rsid w:val="00494E79"/>
    <w:rsid w:val="004B1349"/>
    <w:rsid w:val="004F0089"/>
    <w:rsid w:val="005016DF"/>
    <w:rsid w:val="005050F7"/>
    <w:rsid w:val="00514C7E"/>
    <w:rsid w:val="0052323B"/>
    <w:rsid w:val="005361AA"/>
    <w:rsid w:val="0054531E"/>
    <w:rsid w:val="005759A9"/>
    <w:rsid w:val="00597653"/>
    <w:rsid w:val="005D0D80"/>
    <w:rsid w:val="005D7C6A"/>
    <w:rsid w:val="00601A73"/>
    <w:rsid w:val="00631CF7"/>
    <w:rsid w:val="00673982"/>
    <w:rsid w:val="00673F87"/>
    <w:rsid w:val="006F0B04"/>
    <w:rsid w:val="007800B1"/>
    <w:rsid w:val="00797A49"/>
    <w:rsid w:val="007A79CD"/>
    <w:rsid w:val="007B5B11"/>
    <w:rsid w:val="007C24F7"/>
    <w:rsid w:val="007D2FFF"/>
    <w:rsid w:val="007E565E"/>
    <w:rsid w:val="007F1F36"/>
    <w:rsid w:val="00817D9E"/>
    <w:rsid w:val="00825D46"/>
    <w:rsid w:val="00884D72"/>
    <w:rsid w:val="00897B1F"/>
    <w:rsid w:val="008B0CB6"/>
    <w:rsid w:val="00904193"/>
    <w:rsid w:val="009339A4"/>
    <w:rsid w:val="009973E8"/>
    <w:rsid w:val="009A0DBD"/>
    <w:rsid w:val="009B0697"/>
    <w:rsid w:val="009B0B94"/>
    <w:rsid w:val="009B2F7F"/>
    <w:rsid w:val="009F00E5"/>
    <w:rsid w:val="009F047A"/>
    <w:rsid w:val="00A241CE"/>
    <w:rsid w:val="00A5701F"/>
    <w:rsid w:val="00A726D7"/>
    <w:rsid w:val="00A857F7"/>
    <w:rsid w:val="00AA1487"/>
    <w:rsid w:val="00AC6A46"/>
    <w:rsid w:val="00AE69F4"/>
    <w:rsid w:val="00AF24E0"/>
    <w:rsid w:val="00B01691"/>
    <w:rsid w:val="00B03FDB"/>
    <w:rsid w:val="00B04D9F"/>
    <w:rsid w:val="00B25225"/>
    <w:rsid w:val="00B31412"/>
    <w:rsid w:val="00B31F2C"/>
    <w:rsid w:val="00B35CC1"/>
    <w:rsid w:val="00B4469A"/>
    <w:rsid w:val="00B7403E"/>
    <w:rsid w:val="00B8053C"/>
    <w:rsid w:val="00B8660A"/>
    <w:rsid w:val="00BE2CC4"/>
    <w:rsid w:val="00BE2F49"/>
    <w:rsid w:val="00C14E44"/>
    <w:rsid w:val="00C37936"/>
    <w:rsid w:val="00C65B45"/>
    <w:rsid w:val="00C70A72"/>
    <w:rsid w:val="00C736DC"/>
    <w:rsid w:val="00C828A6"/>
    <w:rsid w:val="00C87808"/>
    <w:rsid w:val="00C90C09"/>
    <w:rsid w:val="00CC2AF2"/>
    <w:rsid w:val="00CE06DF"/>
    <w:rsid w:val="00CE48D1"/>
    <w:rsid w:val="00D10E2B"/>
    <w:rsid w:val="00D14B7F"/>
    <w:rsid w:val="00D37855"/>
    <w:rsid w:val="00D4770B"/>
    <w:rsid w:val="00DA0CEE"/>
    <w:rsid w:val="00DE0F8A"/>
    <w:rsid w:val="00DF1CD6"/>
    <w:rsid w:val="00DF2B2C"/>
    <w:rsid w:val="00E00CEE"/>
    <w:rsid w:val="00E126CF"/>
    <w:rsid w:val="00E46D70"/>
    <w:rsid w:val="00EF3F09"/>
    <w:rsid w:val="00F07C28"/>
    <w:rsid w:val="00F20322"/>
    <w:rsid w:val="00F26B74"/>
    <w:rsid w:val="00F5094D"/>
    <w:rsid w:val="00F7584D"/>
    <w:rsid w:val="00F76C1C"/>
    <w:rsid w:val="00FE1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CE545"/>
  <w15:chartTrackingRefBased/>
  <w15:docId w15:val="{94B0A947-CA34-4566-B945-0071D435D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066A33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66A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6A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6A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6A3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6A3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6A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orttext">
    <w:name w:val="short_text"/>
    <w:basedOn w:val="a0"/>
    <w:rsid w:val="00066A33"/>
  </w:style>
  <w:style w:type="paragraph" w:styleId="a7">
    <w:name w:val="Balloon Text"/>
    <w:basedOn w:val="a"/>
    <w:link w:val="a8"/>
    <w:uiPriority w:val="99"/>
    <w:semiHidden/>
    <w:unhideWhenUsed/>
    <w:rsid w:val="00D10E2B"/>
    <w:rPr>
      <w:rFonts w:ascii="Microsoft YaHei UI" w:eastAsia="Microsoft YaHei U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10E2B"/>
    <w:rPr>
      <w:rFonts w:ascii="Microsoft YaHei UI" w:eastAsia="Microsoft YaHei UI" w:hAnsi="Times New Roman" w:cs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167680"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7C24F7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7C24F7"/>
    <w:rPr>
      <w:sz w:val="20"/>
      <w:szCs w:val="20"/>
    </w:rPr>
  </w:style>
  <w:style w:type="character" w:customStyle="1" w:styleId="ac">
    <w:name w:val="批注文字 字符"/>
    <w:basedOn w:val="a0"/>
    <w:link w:val="ab"/>
    <w:uiPriority w:val="99"/>
    <w:semiHidden/>
    <w:rsid w:val="007C24F7"/>
    <w:rPr>
      <w:rFonts w:ascii="Times New Roman" w:eastAsia="宋体" w:hAnsi="Times New Roman" w:cs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7C24F7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7C24F7"/>
    <w:rPr>
      <w:rFonts w:ascii="Times New Roman" w:eastAsia="宋体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4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547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1989">
                  <w:marLeft w:val="300"/>
                  <w:marRight w:val="30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2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39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719145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50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446960">
                                      <w:marLeft w:val="0"/>
                                      <w:marRight w:val="0"/>
                                      <w:marTop w:val="0"/>
                                      <w:marBottom w:val="25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759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425407">
                                              <w:marLeft w:val="0"/>
                                              <w:marRight w:val="0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20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537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137">
                  <w:marLeft w:val="300"/>
                  <w:marRight w:val="30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14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41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235171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33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294382">
                                      <w:marLeft w:val="0"/>
                                      <w:marRight w:val="0"/>
                                      <w:marTop w:val="0"/>
                                      <w:marBottom w:val="25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33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977266">
                                              <w:marLeft w:val="0"/>
                                              <w:marRight w:val="0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665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3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268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79423">
                  <w:marLeft w:val="300"/>
                  <w:marRight w:val="30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0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50890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58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507202">
                                      <w:marLeft w:val="0"/>
                                      <w:marRight w:val="0"/>
                                      <w:marTop w:val="0"/>
                                      <w:marBottom w:val="25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895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274079">
                                              <w:marLeft w:val="0"/>
                                              <w:marRight w:val="0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1/relationships/people" Target="people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83338-7C94-408E-890E-992D92114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4</Pages>
  <Words>1348</Words>
  <Characters>7690</Characters>
  <Application>Microsoft Office Word</Application>
  <DocSecurity>0</DocSecurity>
  <Lines>64</Lines>
  <Paragraphs>18</Paragraphs>
  <ScaleCrop>false</ScaleCrop>
  <Company/>
  <LinksUpToDate>false</LinksUpToDate>
  <CharactersWithSpaces>9020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er3w2aqaqarqa@outlook.com</dc:creator>
  <cp:keywords/>
  <dc:description/>
  <cp:lastModifiedBy>hezhiqiangqaq@icloud.com</cp:lastModifiedBy>
  <cp:revision>124</cp:revision>
  <dcterms:created xsi:type="dcterms:W3CDTF">2019-03-20T11:04:00Z</dcterms:created>
  <dcterms:modified xsi:type="dcterms:W3CDTF">2019-03-24T12:01:00Z</dcterms:modified>
</cp:coreProperties>
</file>